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679F2" w14:textId="77777777" w:rsidR="00BE5455" w:rsidRDefault="00000000">
      <w:pPr>
        <w:pStyle w:val="Heading1"/>
      </w:pPr>
      <w:r>
        <w:t>Interview Transcript</w:t>
      </w:r>
    </w:p>
    <w:p w14:paraId="0011129C" w14:textId="77777777" w:rsidR="00BE5455" w:rsidRDefault="00000000">
      <w:r>
        <w:t>Topic: When a Better GPT-Generated Solution Led to User Dissatisfaction</w:t>
      </w:r>
      <w:r>
        <w:br/>
        <w:t>Role 1: Consultant (Deloitte)</w:t>
      </w:r>
      <w:r>
        <w:br/>
        <w:t>Role 2: GPT User</w:t>
      </w:r>
      <w:r>
        <w:br/>
      </w:r>
      <w:r>
        <w:br/>
      </w:r>
    </w:p>
    <w:p w14:paraId="60A308B3" w14:textId="77777777" w:rsidR="00644536" w:rsidRDefault="00644536" w:rsidP="003F7BD7">
      <w:pPr>
        <w:rPr>
          <w:b/>
          <w:bCs/>
          <w:i/>
          <w:iCs/>
        </w:rPr>
      </w:pPr>
      <w:r w:rsidRPr="00644536">
        <w:rPr>
          <w:b/>
          <w:bCs/>
        </w:rPr>
        <w:t>Question 1:</w:t>
      </w:r>
      <w:r w:rsidRPr="00644536">
        <w:rPr>
          <w:b/>
          <w:bCs/>
        </w:rPr>
        <w:br/>
      </w:r>
      <w:commentRangeStart w:id="0"/>
      <w:r w:rsidRPr="00644536">
        <w:rPr>
          <w:i/>
          <w:iCs/>
        </w:rPr>
        <w:t>“Can you walk me through the situation where you felt dissatisfied, even though the GPT-generated solution appeared technically strong or well-structured?”</w:t>
      </w:r>
      <w:commentRangeEnd w:id="0"/>
      <w:r w:rsidR="00D6748E">
        <w:rPr>
          <w:rStyle w:val="CommentReference"/>
        </w:rPr>
        <w:commentReference w:id="0"/>
      </w:r>
    </w:p>
    <w:p w14:paraId="414CE64D" w14:textId="3C92A3CF" w:rsidR="003F7BD7" w:rsidRPr="003F7BD7" w:rsidRDefault="003F7BD7" w:rsidP="003F7BD7">
      <w:pPr>
        <w:rPr>
          <w:b/>
          <w:bCs/>
          <w:lang w:val="en-IN"/>
        </w:rPr>
      </w:pPr>
      <w:r w:rsidRPr="003F7BD7">
        <w:rPr>
          <w:b/>
          <w:bCs/>
          <w:lang w:val="en-IN"/>
        </w:rPr>
        <w:t>Consultant (Deloitte):</w:t>
      </w:r>
      <w:r w:rsidR="00644536">
        <w:rPr>
          <w:b/>
          <w:bCs/>
          <w:lang w:val="en-IN"/>
        </w:rPr>
        <w:t xml:space="preserve"> </w:t>
      </w:r>
      <w:commentRangeStart w:id="1"/>
      <w:r w:rsidRPr="003F7BD7">
        <w:rPr>
          <w:lang w:val="en-IN"/>
        </w:rPr>
        <w:t xml:space="preserve">Before we go into specifics, I’d like you to think about one particular instance—not in general terms. Can you walk me through a </w:t>
      </w:r>
      <w:r w:rsidRPr="003F7BD7">
        <w:rPr>
          <w:b/>
          <w:bCs/>
          <w:lang w:val="en-IN"/>
        </w:rPr>
        <w:t>specific situation</w:t>
      </w:r>
      <w:r w:rsidRPr="003F7BD7">
        <w:rPr>
          <w:lang w:val="en-IN"/>
        </w:rPr>
        <w:t xml:space="preserve"> where you felt dissatisfied, even though the GPT-generated solution looked technically strong or well-structured?</w:t>
      </w:r>
      <w:commentRangeEnd w:id="1"/>
      <w:r w:rsidR="00D6748E">
        <w:rPr>
          <w:rStyle w:val="CommentReference"/>
        </w:rPr>
        <w:commentReference w:id="1"/>
      </w:r>
    </w:p>
    <w:p w14:paraId="3F5EF10C" w14:textId="7166F446" w:rsidR="003F7BD7" w:rsidRPr="003F7BD7" w:rsidRDefault="003F7BD7" w:rsidP="003F7BD7">
      <w:pPr>
        <w:rPr>
          <w:lang w:val="en-IN"/>
        </w:rPr>
      </w:pPr>
      <w:r w:rsidRPr="003F7BD7">
        <w:rPr>
          <w:b/>
          <w:bCs/>
          <w:lang w:val="en-IN"/>
        </w:rPr>
        <w:t>User</w:t>
      </w:r>
      <w:r>
        <w:rPr>
          <w:b/>
          <w:bCs/>
          <w:lang w:val="en-IN"/>
        </w:rPr>
        <w:t>:</w:t>
      </w:r>
      <w:r w:rsidRPr="003F7BD7">
        <w:rPr>
          <w:b/>
          <w:bCs/>
          <w:lang w:val="en-IN"/>
        </w:rPr>
        <w:t xml:space="preserve"> </w:t>
      </w:r>
      <w:commentRangeStart w:id="2"/>
      <w:r w:rsidRPr="003F7BD7">
        <w:rPr>
          <w:lang w:val="en-IN"/>
        </w:rPr>
        <w:t>Yes, one clear instance comes to mind. I was working on a strategy case study for an academic competition</w:t>
      </w:r>
      <w:commentRangeEnd w:id="2"/>
      <w:r w:rsidR="00D6748E">
        <w:rPr>
          <w:rStyle w:val="CommentReference"/>
        </w:rPr>
        <w:commentReference w:id="2"/>
      </w:r>
      <w:commentRangeStart w:id="3"/>
      <w:r w:rsidRPr="003F7BD7">
        <w:rPr>
          <w:lang w:val="en-IN"/>
        </w:rPr>
        <w:t>. I asked GPT to help me structure a market-entry recommendation. The response I received was very polished—clear headings, logical flow, standard frameworks like Porter’s Five Forces and SWOT, and even well-written strategic options.</w:t>
      </w:r>
      <w:commentRangeEnd w:id="3"/>
      <w:r w:rsidR="00D6748E">
        <w:rPr>
          <w:rStyle w:val="CommentReference"/>
        </w:rPr>
        <w:commentReference w:id="3"/>
      </w:r>
    </w:p>
    <w:p w14:paraId="41D11C3D" w14:textId="044C9706" w:rsidR="003F7BD7" w:rsidRPr="003F7BD7" w:rsidRDefault="003F7BD7" w:rsidP="003F7BD7">
      <w:pPr>
        <w:rPr>
          <w:b/>
          <w:bCs/>
          <w:lang w:val="en-IN"/>
        </w:rPr>
      </w:pPr>
      <w:r w:rsidRPr="003F7BD7">
        <w:rPr>
          <w:b/>
          <w:bCs/>
          <w:lang w:val="en-IN"/>
        </w:rPr>
        <w:t>Consultant:</w:t>
      </w:r>
      <w:r>
        <w:rPr>
          <w:b/>
          <w:bCs/>
          <w:lang w:val="en-IN"/>
        </w:rPr>
        <w:t xml:space="preserve"> </w:t>
      </w:r>
      <w:r w:rsidRPr="003F7BD7">
        <w:rPr>
          <w:lang w:val="en-IN"/>
        </w:rPr>
        <w:t xml:space="preserve">At first glance, did it feel like a </w:t>
      </w:r>
      <w:r w:rsidRPr="003F7BD7">
        <w:rPr>
          <w:i/>
          <w:iCs/>
          <w:lang w:val="en-IN"/>
        </w:rPr>
        <w:t>high-quality</w:t>
      </w:r>
      <w:r w:rsidRPr="003F7BD7">
        <w:rPr>
          <w:lang w:val="en-IN"/>
        </w:rPr>
        <w:t xml:space="preserve"> answer?</w:t>
      </w:r>
    </w:p>
    <w:p w14:paraId="3EDA15AD" w14:textId="511B8910" w:rsidR="003F7BD7" w:rsidRPr="003F7BD7" w:rsidRDefault="003F7BD7" w:rsidP="003F7BD7">
      <w:pPr>
        <w:rPr>
          <w:b/>
          <w:bCs/>
          <w:lang w:val="en-IN"/>
        </w:rPr>
      </w:pPr>
      <w:r w:rsidRPr="003F7BD7">
        <w:rPr>
          <w:b/>
          <w:bCs/>
          <w:lang w:val="en-IN"/>
        </w:rPr>
        <w:t>User:</w:t>
      </w:r>
      <w:r>
        <w:rPr>
          <w:b/>
          <w:bCs/>
          <w:lang w:val="en-IN"/>
        </w:rPr>
        <w:t xml:space="preserve"> </w:t>
      </w:r>
      <w:commentRangeStart w:id="4"/>
      <w:r w:rsidRPr="003F7BD7">
        <w:rPr>
          <w:lang w:val="en-IN"/>
        </w:rPr>
        <w:t>Absolutely. My first reaction was that this was a “perfect” answer. If I were evaluating it purely on structure or language, I would rate it very highly. It looked like something a consultant or topper might write.</w:t>
      </w:r>
      <w:commentRangeEnd w:id="4"/>
      <w:r w:rsidR="00D6748E">
        <w:rPr>
          <w:rStyle w:val="CommentReference"/>
        </w:rPr>
        <w:commentReference w:id="4"/>
      </w:r>
    </w:p>
    <w:p w14:paraId="57939005" w14:textId="4A19702C" w:rsidR="003F7BD7" w:rsidRPr="003F7BD7" w:rsidRDefault="003F7BD7" w:rsidP="003F7BD7">
      <w:pPr>
        <w:rPr>
          <w:b/>
          <w:bCs/>
          <w:lang w:val="en-IN"/>
        </w:rPr>
      </w:pPr>
      <w:r w:rsidRPr="003F7BD7">
        <w:rPr>
          <w:b/>
          <w:bCs/>
          <w:lang w:val="en-IN"/>
        </w:rPr>
        <w:t>Consultant:</w:t>
      </w:r>
      <w:r>
        <w:rPr>
          <w:b/>
          <w:bCs/>
          <w:lang w:val="en-IN"/>
        </w:rPr>
        <w:t xml:space="preserve"> </w:t>
      </w:r>
      <w:commentRangeStart w:id="5"/>
      <w:r w:rsidRPr="003F7BD7">
        <w:rPr>
          <w:lang w:val="en-IN"/>
        </w:rPr>
        <w:t>So at that point, what made you continue engaging with it rather than directly using it?</w:t>
      </w:r>
      <w:commentRangeEnd w:id="5"/>
      <w:r w:rsidR="00D6748E">
        <w:rPr>
          <w:rStyle w:val="CommentReference"/>
        </w:rPr>
        <w:commentReference w:id="5"/>
      </w:r>
    </w:p>
    <w:p w14:paraId="75B39693" w14:textId="0AC9C5A1" w:rsidR="003F7BD7" w:rsidRPr="003F7BD7" w:rsidRDefault="003F7BD7" w:rsidP="003F7BD7">
      <w:pPr>
        <w:rPr>
          <w:b/>
          <w:bCs/>
          <w:lang w:val="en-IN"/>
        </w:rPr>
      </w:pPr>
      <w:r w:rsidRPr="003F7BD7">
        <w:rPr>
          <w:b/>
          <w:bCs/>
          <w:lang w:val="en-IN"/>
        </w:rPr>
        <w:t>User:</w:t>
      </w:r>
      <w:r>
        <w:rPr>
          <w:b/>
          <w:bCs/>
          <w:lang w:val="en-IN"/>
        </w:rPr>
        <w:t xml:space="preserve"> </w:t>
      </w:r>
      <w:commentRangeStart w:id="6"/>
      <w:r w:rsidRPr="003F7BD7">
        <w:rPr>
          <w:lang w:val="en-IN"/>
        </w:rPr>
        <w:t>When I started mapping it to my actual case context, I noticed a gap. The solution assumed ideal market conditions, unlimited time, and access to extensive data. My case had constraints—limited word count, a very specific target segment, and a need for originality. That’s when the dissatisfaction started to creep in.</w:t>
      </w:r>
      <w:commentRangeEnd w:id="6"/>
      <w:r w:rsidR="00D97BB4">
        <w:rPr>
          <w:rStyle w:val="CommentReference"/>
        </w:rPr>
        <w:commentReference w:id="6"/>
      </w:r>
    </w:p>
    <w:p w14:paraId="5CCB6560" w14:textId="04864C48" w:rsidR="003F7BD7" w:rsidRPr="003F7BD7" w:rsidRDefault="003F7BD7" w:rsidP="003F7BD7">
      <w:pPr>
        <w:rPr>
          <w:b/>
          <w:bCs/>
          <w:lang w:val="en-IN"/>
        </w:rPr>
      </w:pPr>
      <w:r w:rsidRPr="003F7BD7">
        <w:rPr>
          <w:b/>
          <w:bCs/>
          <w:lang w:val="en-IN"/>
        </w:rPr>
        <w:t>Consultant:</w:t>
      </w:r>
      <w:r>
        <w:rPr>
          <w:b/>
          <w:bCs/>
          <w:lang w:val="en-IN"/>
        </w:rPr>
        <w:t xml:space="preserve"> </w:t>
      </w:r>
      <w:commentRangeStart w:id="7"/>
      <w:r w:rsidRPr="003F7BD7">
        <w:rPr>
          <w:lang w:val="en-IN"/>
        </w:rPr>
        <w:t>Interesting. Would you say the dissatisfaction was immediate, or did it emerge gradually as you tried to apply the solution?</w:t>
      </w:r>
      <w:commentRangeEnd w:id="7"/>
      <w:r w:rsidR="00D97BB4">
        <w:rPr>
          <w:rStyle w:val="CommentReference"/>
        </w:rPr>
        <w:commentReference w:id="7"/>
      </w:r>
    </w:p>
    <w:p w14:paraId="62BEEE8B" w14:textId="55873C02" w:rsidR="003F7BD7" w:rsidRDefault="003F7BD7" w:rsidP="003F7BD7">
      <w:pPr>
        <w:rPr>
          <w:lang w:val="en-IN"/>
        </w:rPr>
      </w:pPr>
      <w:r w:rsidRPr="003F7BD7">
        <w:rPr>
          <w:b/>
          <w:bCs/>
          <w:lang w:val="en-IN"/>
        </w:rPr>
        <w:t>User:</w:t>
      </w:r>
      <w:r>
        <w:rPr>
          <w:b/>
          <w:bCs/>
          <w:lang w:val="en-IN"/>
        </w:rPr>
        <w:t xml:space="preserve"> </w:t>
      </w:r>
      <w:commentRangeStart w:id="8"/>
      <w:r w:rsidRPr="003F7BD7">
        <w:rPr>
          <w:lang w:val="en-IN"/>
        </w:rPr>
        <w:t>It emerged gradually. Initially, I was impressed. But the more I tried to adapt it, the more effort I had to put in to make it usable. I realized I was spending more time editing and reframing than if I had just used GPT for raw ideas instead of a full solution.</w:t>
      </w:r>
      <w:commentRangeEnd w:id="8"/>
      <w:r w:rsidR="00D97BB4">
        <w:rPr>
          <w:rStyle w:val="CommentReference"/>
        </w:rPr>
        <w:commentReference w:id="8"/>
      </w:r>
    </w:p>
    <w:p w14:paraId="6EF3A8CD" w14:textId="2E62A2CC" w:rsidR="00644536" w:rsidRPr="00644536" w:rsidRDefault="00644536" w:rsidP="00644536">
      <w:pPr>
        <w:rPr>
          <w:b/>
          <w:bCs/>
          <w:lang w:val="en-IN"/>
        </w:rPr>
      </w:pPr>
      <w:r w:rsidRPr="00644536">
        <w:rPr>
          <w:b/>
          <w:bCs/>
          <w:lang w:val="en-IN"/>
        </w:rPr>
        <w:t>User:</w:t>
      </w:r>
      <w:r>
        <w:rPr>
          <w:b/>
          <w:bCs/>
          <w:lang w:val="en-IN"/>
        </w:rPr>
        <w:t xml:space="preserve"> </w:t>
      </w:r>
      <w:commentRangeStart w:id="9"/>
      <w:r w:rsidRPr="00644536">
        <w:rPr>
          <w:lang w:val="en-IN"/>
        </w:rPr>
        <w:t xml:space="preserve">The trigger was realizing that the solution didn’t truly reflect </w:t>
      </w:r>
      <w:r w:rsidRPr="00644536">
        <w:rPr>
          <w:i/>
          <w:iCs/>
          <w:lang w:val="en-IN"/>
        </w:rPr>
        <w:t>my</w:t>
      </w:r>
      <w:r w:rsidRPr="00644536">
        <w:rPr>
          <w:lang w:val="en-IN"/>
        </w:rPr>
        <w:t xml:space="preserve"> problem—it reflected a generic version of the problem. Even though the answer was “better” in a technical sense, it didn’t feel like it understood my intent, constraints, or evaluation criteria.</w:t>
      </w:r>
      <w:commentRangeEnd w:id="9"/>
      <w:r w:rsidR="00D97BB4">
        <w:rPr>
          <w:rStyle w:val="CommentReference"/>
        </w:rPr>
        <w:commentReference w:id="9"/>
      </w:r>
    </w:p>
    <w:p w14:paraId="190C00F7" w14:textId="2372814D" w:rsidR="00644536" w:rsidRPr="00644536" w:rsidRDefault="00644536" w:rsidP="00644536">
      <w:pPr>
        <w:rPr>
          <w:lang w:val="en-IN"/>
        </w:rPr>
      </w:pPr>
      <w:r w:rsidRPr="00644536">
        <w:rPr>
          <w:b/>
          <w:bCs/>
          <w:lang w:val="en-IN"/>
        </w:rPr>
        <w:lastRenderedPageBreak/>
        <w:t>Consultant:</w:t>
      </w:r>
      <w:r>
        <w:rPr>
          <w:lang w:val="en-IN"/>
        </w:rPr>
        <w:t xml:space="preserve"> </w:t>
      </w:r>
      <w:commentRangeStart w:id="10"/>
      <w:r w:rsidRPr="00644536">
        <w:rPr>
          <w:lang w:val="en-IN"/>
        </w:rPr>
        <w:t>So, in one sentence, how would you summarize that experience?</w:t>
      </w:r>
      <w:commentRangeEnd w:id="10"/>
      <w:r w:rsidR="00D97BB4">
        <w:rPr>
          <w:rStyle w:val="CommentReference"/>
        </w:rPr>
        <w:commentReference w:id="10"/>
      </w:r>
    </w:p>
    <w:p w14:paraId="7C8DC823" w14:textId="190C36F7" w:rsidR="00644536" w:rsidRPr="00644536" w:rsidRDefault="00644536" w:rsidP="00644536">
      <w:pPr>
        <w:rPr>
          <w:lang w:val="en-IN"/>
        </w:rPr>
      </w:pPr>
    </w:p>
    <w:p w14:paraId="62210575" w14:textId="55B5ED49" w:rsidR="00644536" w:rsidRPr="00644536" w:rsidRDefault="00644536" w:rsidP="00644536">
      <w:pPr>
        <w:rPr>
          <w:lang w:val="en-IN"/>
        </w:rPr>
      </w:pPr>
      <w:r w:rsidRPr="00644536">
        <w:rPr>
          <w:b/>
          <w:bCs/>
          <w:lang w:val="en-IN"/>
        </w:rPr>
        <w:t>User:</w:t>
      </w:r>
      <w:r>
        <w:rPr>
          <w:lang w:val="en-IN"/>
        </w:rPr>
        <w:t xml:space="preserve"> </w:t>
      </w:r>
      <w:commentRangeStart w:id="11"/>
      <w:r w:rsidRPr="00644536">
        <w:rPr>
          <w:lang w:val="en-IN"/>
        </w:rPr>
        <w:t xml:space="preserve">It felt like GPT gave me the </w:t>
      </w:r>
      <w:r w:rsidRPr="00644536">
        <w:rPr>
          <w:i/>
          <w:iCs/>
          <w:lang w:val="en-IN"/>
        </w:rPr>
        <w:t>right answer to the wrong version of my problem</w:t>
      </w:r>
      <w:r w:rsidRPr="00644536">
        <w:rPr>
          <w:lang w:val="en-IN"/>
        </w:rPr>
        <w:t>.</w:t>
      </w:r>
      <w:commentRangeEnd w:id="11"/>
      <w:r w:rsidR="00D97BB4">
        <w:rPr>
          <w:rStyle w:val="CommentReference"/>
        </w:rPr>
        <w:commentReference w:id="11"/>
      </w:r>
    </w:p>
    <w:p w14:paraId="2C5CF8DC" w14:textId="69E42E15" w:rsidR="00644536" w:rsidRDefault="00644536" w:rsidP="003F7BD7">
      <w:pPr>
        <w:rPr>
          <w:lang w:val="en-IN"/>
        </w:rPr>
      </w:pPr>
      <w:r w:rsidRPr="00644536">
        <w:rPr>
          <w:b/>
          <w:bCs/>
          <w:lang w:val="en-IN"/>
        </w:rPr>
        <w:t>Consultant (closing reflection):</w:t>
      </w:r>
      <w:r>
        <w:rPr>
          <w:lang w:val="en-IN"/>
        </w:rPr>
        <w:t xml:space="preserve"> </w:t>
      </w:r>
      <w:commentRangeStart w:id="12"/>
      <w:r w:rsidRPr="00644536">
        <w:rPr>
          <w:lang w:val="en-IN"/>
        </w:rPr>
        <w:t>That’s very helpful. What you’re describing is not a failure of intelligence, but a misalignment between solution excellence and situational relevance—and that distinction is critical for us to understand.</w:t>
      </w:r>
      <w:commentRangeEnd w:id="12"/>
      <w:r w:rsidR="00D97BB4">
        <w:rPr>
          <w:rStyle w:val="CommentReference"/>
        </w:rPr>
        <w:commentReference w:id="12"/>
      </w:r>
    </w:p>
    <w:p w14:paraId="71F1C95E" w14:textId="77777777" w:rsidR="00644536" w:rsidRDefault="00644536" w:rsidP="003F7BD7">
      <w:r w:rsidRPr="00644536">
        <w:rPr>
          <w:b/>
          <w:bCs/>
        </w:rPr>
        <w:t>Question 2:</w:t>
      </w:r>
      <w:r>
        <w:t xml:space="preserve"> </w:t>
      </w:r>
    </w:p>
    <w:p w14:paraId="3FAF42AF" w14:textId="36298576" w:rsidR="00644536" w:rsidRPr="003F7BD7" w:rsidRDefault="00644536" w:rsidP="003F7BD7">
      <w:pPr>
        <w:rPr>
          <w:lang w:val="en-IN"/>
        </w:rPr>
      </w:pPr>
      <w:r w:rsidRPr="00644536">
        <w:rPr>
          <w:i/>
          <w:iCs/>
        </w:rPr>
        <w:t>“In your view, what made the solution ‘better’ on paper—and what specifically made it feel inadequate or unsatisfactory in practice?”</w:t>
      </w:r>
    </w:p>
    <w:p w14:paraId="679F1993" w14:textId="2524350E" w:rsidR="003F7BD7" w:rsidRPr="003F7BD7" w:rsidRDefault="003F7BD7" w:rsidP="003F7BD7">
      <w:pPr>
        <w:rPr>
          <w:b/>
          <w:bCs/>
          <w:lang w:val="en-IN"/>
        </w:rPr>
      </w:pPr>
      <w:r w:rsidRPr="003F7BD7">
        <w:rPr>
          <w:b/>
          <w:bCs/>
          <w:lang w:val="en-IN"/>
        </w:rPr>
        <w:t>Consultant (Deloitte):</w:t>
      </w:r>
      <w:r>
        <w:rPr>
          <w:b/>
          <w:bCs/>
          <w:lang w:val="en-IN"/>
        </w:rPr>
        <w:t xml:space="preserve"> </w:t>
      </w:r>
      <w:commentRangeStart w:id="13"/>
      <w:r w:rsidRPr="003F7BD7">
        <w:rPr>
          <w:lang w:val="en-IN"/>
        </w:rPr>
        <w:t xml:space="preserve">Building on what you just shared, I’d like to unpack this distinction a bit more. In your view, what made the GPT solution </w:t>
      </w:r>
      <w:r w:rsidRPr="003F7BD7">
        <w:rPr>
          <w:i/>
          <w:iCs/>
          <w:lang w:val="en-IN"/>
        </w:rPr>
        <w:t>“better”</w:t>
      </w:r>
      <w:r w:rsidRPr="003F7BD7">
        <w:rPr>
          <w:lang w:val="en-IN"/>
        </w:rPr>
        <w:t xml:space="preserve"> on paper?</w:t>
      </w:r>
      <w:commentRangeEnd w:id="13"/>
      <w:r w:rsidR="00D97BB4">
        <w:rPr>
          <w:rStyle w:val="CommentReference"/>
        </w:rPr>
        <w:commentReference w:id="13"/>
      </w:r>
    </w:p>
    <w:p w14:paraId="6BA1CA42" w14:textId="7FBEDDBA" w:rsidR="003F7BD7" w:rsidRPr="003F7BD7" w:rsidRDefault="003F7BD7" w:rsidP="003F7BD7">
      <w:pPr>
        <w:rPr>
          <w:b/>
          <w:bCs/>
          <w:lang w:val="en-IN"/>
        </w:rPr>
      </w:pPr>
      <w:r w:rsidRPr="003F7BD7">
        <w:rPr>
          <w:b/>
          <w:bCs/>
          <w:lang w:val="en-IN"/>
        </w:rPr>
        <w:t>User (GPT User):</w:t>
      </w:r>
      <w:r>
        <w:rPr>
          <w:b/>
          <w:bCs/>
          <w:lang w:val="en-IN"/>
        </w:rPr>
        <w:t xml:space="preserve"> </w:t>
      </w:r>
      <w:commentRangeStart w:id="14"/>
      <w:r w:rsidRPr="003F7BD7">
        <w:rPr>
          <w:lang w:val="en-IN"/>
        </w:rPr>
        <w:t>On paper, the solution checked all the right boxes. It was well-structured, logically sequenced, and used recognized frameworks. The language was professional, the arguments were coherent, and nothing was technically incorrect. If someone reviewed it without knowing my context, they would probably say it was a high-quality answer.</w:t>
      </w:r>
      <w:commentRangeEnd w:id="14"/>
      <w:r w:rsidR="00D97BB4">
        <w:rPr>
          <w:rStyle w:val="CommentReference"/>
        </w:rPr>
        <w:commentReference w:id="14"/>
      </w:r>
    </w:p>
    <w:p w14:paraId="3031F851" w14:textId="262665AE" w:rsidR="003F7BD7" w:rsidRPr="003F7BD7" w:rsidRDefault="003F7BD7" w:rsidP="003F7BD7">
      <w:pPr>
        <w:rPr>
          <w:b/>
          <w:bCs/>
          <w:lang w:val="en-IN"/>
        </w:rPr>
      </w:pPr>
      <w:r w:rsidRPr="003F7BD7">
        <w:rPr>
          <w:b/>
          <w:bCs/>
          <w:lang w:val="en-IN"/>
        </w:rPr>
        <w:t>Consultant:</w:t>
      </w:r>
      <w:r>
        <w:rPr>
          <w:b/>
          <w:bCs/>
          <w:lang w:val="en-IN"/>
        </w:rPr>
        <w:t xml:space="preserve"> </w:t>
      </w:r>
      <w:commentRangeStart w:id="15"/>
      <w:r w:rsidRPr="003F7BD7">
        <w:rPr>
          <w:lang w:val="en-IN"/>
        </w:rPr>
        <w:t>When you say “checked all the right boxes,” whose boxes do you mean—academic evaluators, industry standards, or your own initial expectations?</w:t>
      </w:r>
      <w:commentRangeEnd w:id="15"/>
      <w:r w:rsidR="00D97BB4">
        <w:rPr>
          <w:rStyle w:val="CommentReference"/>
        </w:rPr>
        <w:commentReference w:id="15"/>
      </w:r>
    </w:p>
    <w:p w14:paraId="38931F91" w14:textId="30F94531" w:rsidR="003F7BD7" w:rsidRPr="003F7BD7" w:rsidRDefault="003F7BD7" w:rsidP="003F7BD7">
      <w:pPr>
        <w:rPr>
          <w:b/>
          <w:bCs/>
          <w:lang w:val="en-IN"/>
        </w:rPr>
      </w:pPr>
      <w:r w:rsidRPr="003F7BD7">
        <w:rPr>
          <w:b/>
          <w:bCs/>
          <w:lang w:val="en-IN"/>
        </w:rPr>
        <w:t>User:</w:t>
      </w:r>
      <w:r>
        <w:rPr>
          <w:b/>
          <w:bCs/>
          <w:lang w:val="en-IN"/>
        </w:rPr>
        <w:t xml:space="preserve"> </w:t>
      </w:r>
      <w:commentRangeStart w:id="16"/>
      <w:r w:rsidRPr="003F7BD7">
        <w:rPr>
          <w:lang w:val="en-IN"/>
        </w:rPr>
        <w:t>Mostly academic and industry standards. It aligned very well with what business schools and consulting frameworks expect. It looked like an ideal-model answer rather than a situational one.</w:t>
      </w:r>
      <w:commentRangeEnd w:id="16"/>
      <w:r w:rsidR="00D97BB4">
        <w:rPr>
          <w:rStyle w:val="CommentReference"/>
        </w:rPr>
        <w:commentReference w:id="16"/>
      </w:r>
    </w:p>
    <w:p w14:paraId="7776D017" w14:textId="420DDA17" w:rsidR="003F7BD7" w:rsidRPr="003F7BD7" w:rsidRDefault="003F7BD7" w:rsidP="003F7BD7">
      <w:pPr>
        <w:rPr>
          <w:b/>
          <w:bCs/>
          <w:lang w:val="en-IN"/>
        </w:rPr>
      </w:pPr>
      <w:r w:rsidRPr="003F7BD7">
        <w:rPr>
          <w:b/>
          <w:bCs/>
          <w:lang w:val="en-IN"/>
        </w:rPr>
        <w:t>Consultant:</w:t>
      </w:r>
      <w:r>
        <w:rPr>
          <w:b/>
          <w:bCs/>
          <w:lang w:val="en-IN"/>
        </w:rPr>
        <w:t xml:space="preserve"> </w:t>
      </w:r>
      <w:commentRangeStart w:id="17"/>
      <w:r w:rsidRPr="003F7BD7">
        <w:rPr>
          <w:lang w:val="en-IN"/>
        </w:rPr>
        <w:t>That’s helpful. Now let’s flip the lens. What specifically made that same solution feel inadequate or unsatisfactory when you tried to use it?</w:t>
      </w:r>
      <w:commentRangeEnd w:id="17"/>
      <w:r w:rsidR="00D97BB4">
        <w:rPr>
          <w:rStyle w:val="CommentReference"/>
        </w:rPr>
        <w:commentReference w:id="17"/>
      </w:r>
    </w:p>
    <w:p w14:paraId="15C40F8F" w14:textId="16E0C3EF" w:rsidR="003F7BD7" w:rsidRDefault="003F7BD7" w:rsidP="003F7BD7">
      <w:pPr>
        <w:rPr>
          <w:lang w:val="en-IN"/>
        </w:rPr>
      </w:pPr>
      <w:r w:rsidRPr="003F7BD7">
        <w:rPr>
          <w:b/>
          <w:bCs/>
          <w:lang w:val="en-IN"/>
        </w:rPr>
        <w:t>User:</w:t>
      </w:r>
      <w:r>
        <w:rPr>
          <w:b/>
          <w:bCs/>
          <w:lang w:val="en-IN"/>
        </w:rPr>
        <w:t xml:space="preserve"> </w:t>
      </w:r>
      <w:commentRangeStart w:id="18"/>
      <w:r w:rsidRPr="003F7BD7">
        <w:rPr>
          <w:lang w:val="en-IN"/>
        </w:rPr>
        <w:t>The inadequacy showed up when I tried to translate it into action. The solution was broad and generalized. It didn’t prioritize what mattered most, and it didn’t make trade-offs. Everything was important, which made it impractical given my constraints.</w:t>
      </w:r>
      <w:commentRangeEnd w:id="18"/>
      <w:r w:rsidR="00D97BB4">
        <w:rPr>
          <w:rStyle w:val="CommentReference"/>
        </w:rPr>
        <w:commentReference w:id="18"/>
      </w:r>
    </w:p>
    <w:p w14:paraId="6BB576A4" w14:textId="0D80DB6E" w:rsidR="00644536" w:rsidRPr="00644536" w:rsidRDefault="00644536" w:rsidP="00644536">
      <w:pPr>
        <w:rPr>
          <w:b/>
          <w:bCs/>
          <w:lang w:val="en-IN"/>
        </w:rPr>
      </w:pPr>
      <w:r w:rsidRPr="00644536">
        <w:rPr>
          <w:b/>
          <w:bCs/>
          <w:lang w:val="en-IN"/>
        </w:rPr>
        <w:t>Consultant:</w:t>
      </w:r>
      <w:r>
        <w:rPr>
          <w:b/>
          <w:bCs/>
          <w:lang w:val="en-IN"/>
        </w:rPr>
        <w:t xml:space="preserve"> </w:t>
      </w:r>
      <w:commentRangeStart w:id="19"/>
      <w:r w:rsidRPr="00644536">
        <w:rPr>
          <w:lang w:val="en-IN"/>
        </w:rPr>
        <w:t xml:space="preserve">So would it be fair to say that the issue was not </w:t>
      </w:r>
      <w:r w:rsidRPr="00644536">
        <w:rPr>
          <w:i/>
          <w:iCs/>
          <w:lang w:val="en-IN"/>
        </w:rPr>
        <w:t>what</w:t>
      </w:r>
      <w:r w:rsidRPr="00644536">
        <w:rPr>
          <w:lang w:val="en-IN"/>
        </w:rPr>
        <w:t xml:space="preserve"> was included, but </w:t>
      </w:r>
      <w:r w:rsidRPr="00644536">
        <w:rPr>
          <w:i/>
          <w:iCs/>
          <w:lang w:val="en-IN"/>
        </w:rPr>
        <w:t>how it was framed and prioritized</w:t>
      </w:r>
      <w:r w:rsidRPr="00644536">
        <w:rPr>
          <w:lang w:val="en-IN"/>
        </w:rPr>
        <w:t>?</w:t>
      </w:r>
      <w:commentRangeEnd w:id="19"/>
      <w:r w:rsidR="00D97BB4">
        <w:rPr>
          <w:rStyle w:val="CommentReference"/>
        </w:rPr>
        <w:commentReference w:id="19"/>
      </w:r>
    </w:p>
    <w:p w14:paraId="3FD4AE5B" w14:textId="7AAAFFE5" w:rsidR="00644536" w:rsidRPr="00644536" w:rsidRDefault="00644536" w:rsidP="00644536">
      <w:pPr>
        <w:rPr>
          <w:b/>
          <w:bCs/>
          <w:lang w:val="en-IN"/>
        </w:rPr>
      </w:pPr>
      <w:r w:rsidRPr="00644536">
        <w:rPr>
          <w:b/>
          <w:bCs/>
          <w:lang w:val="en-IN"/>
        </w:rPr>
        <w:t>User:</w:t>
      </w:r>
      <w:r>
        <w:rPr>
          <w:b/>
          <w:bCs/>
          <w:lang w:val="en-IN"/>
        </w:rPr>
        <w:t xml:space="preserve"> </w:t>
      </w:r>
      <w:commentRangeStart w:id="20"/>
      <w:r w:rsidRPr="00644536">
        <w:rPr>
          <w:lang w:val="en-IN"/>
        </w:rPr>
        <w:t>Exactly. It was like reading a perfect answer key instead of a response tailored to my problem. In practice, I needed direction—what to focus on, what to ignore, and why</w:t>
      </w:r>
      <w:commentRangeEnd w:id="20"/>
      <w:r w:rsidR="00D97BB4">
        <w:rPr>
          <w:rStyle w:val="CommentReference"/>
        </w:rPr>
        <w:commentReference w:id="20"/>
      </w:r>
      <w:r w:rsidRPr="00644536">
        <w:rPr>
          <w:lang w:val="en-IN"/>
        </w:rPr>
        <w:t>.</w:t>
      </w:r>
    </w:p>
    <w:p w14:paraId="3A3B6666" w14:textId="33228B7E" w:rsidR="00644536" w:rsidRPr="00644536" w:rsidRDefault="00644536" w:rsidP="00644536">
      <w:pPr>
        <w:rPr>
          <w:b/>
          <w:bCs/>
          <w:lang w:val="en-IN"/>
        </w:rPr>
      </w:pPr>
      <w:r w:rsidRPr="00644536">
        <w:rPr>
          <w:b/>
          <w:bCs/>
          <w:lang w:val="en-IN"/>
        </w:rPr>
        <w:t>Consultant:</w:t>
      </w:r>
      <w:r>
        <w:rPr>
          <w:b/>
          <w:bCs/>
          <w:lang w:val="en-IN"/>
        </w:rPr>
        <w:t xml:space="preserve"> </w:t>
      </w:r>
      <w:r w:rsidRPr="00644536">
        <w:rPr>
          <w:lang w:val="en-IN"/>
        </w:rPr>
        <w:t>Did the solution make any assumptions that particularly stood out to you?</w:t>
      </w:r>
    </w:p>
    <w:p w14:paraId="4E3974CD" w14:textId="058A9D77" w:rsidR="00644536" w:rsidRPr="00644536" w:rsidRDefault="00644536" w:rsidP="00644536">
      <w:pPr>
        <w:rPr>
          <w:lang w:val="en-IN"/>
        </w:rPr>
      </w:pPr>
      <w:r w:rsidRPr="00644536">
        <w:rPr>
          <w:b/>
          <w:bCs/>
          <w:lang w:val="en-IN"/>
        </w:rPr>
        <w:t>User:</w:t>
      </w:r>
      <w:r>
        <w:rPr>
          <w:b/>
          <w:bCs/>
          <w:lang w:val="en-IN"/>
        </w:rPr>
        <w:t xml:space="preserve"> </w:t>
      </w:r>
      <w:commentRangeStart w:id="21"/>
      <w:r w:rsidRPr="00644536">
        <w:rPr>
          <w:lang w:val="en-IN"/>
        </w:rPr>
        <w:t>Yes. It assumed access to extensive market data, unlimited time for analysis, and a neutral evaluation environment. In reality, I had limited data, a tight deadline, and evaluators who valued originality and context more than textbook completeness.</w:t>
      </w:r>
      <w:commentRangeEnd w:id="21"/>
      <w:r w:rsidR="00D97BB4">
        <w:rPr>
          <w:rStyle w:val="CommentReference"/>
        </w:rPr>
        <w:commentReference w:id="21"/>
      </w:r>
    </w:p>
    <w:p w14:paraId="5C2BDCA4" w14:textId="7DF1A0C3" w:rsidR="00644536" w:rsidRPr="003F7BD7" w:rsidRDefault="00644536" w:rsidP="003F7BD7">
      <w:pPr>
        <w:rPr>
          <w:lang w:val="en-IN"/>
        </w:rPr>
      </w:pPr>
      <w:r w:rsidRPr="00644536">
        <w:rPr>
          <w:b/>
          <w:bCs/>
        </w:rPr>
        <w:lastRenderedPageBreak/>
        <w:t>Question 3:</w:t>
      </w:r>
      <w:r w:rsidRPr="00644536">
        <w:br/>
      </w:r>
      <w:r w:rsidRPr="00644536">
        <w:rPr>
          <w:i/>
          <w:iCs/>
        </w:rPr>
        <w:t>“At what point in the interaction did dissatisfaction begin—was it related to understanding your intent, the framing of the answer, assumptions made, or the way the solution was delivered?”</w:t>
      </w:r>
    </w:p>
    <w:p w14:paraId="68C61C1F" w14:textId="0253047F" w:rsidR="003F7BD7" w:rsidRPr="003F7BD7" w:rsidRDefault="003F7BD7" w:rsidP="003F7BD7">
      <w:pPr>
        <w:rPr>
          <w:b/>
          <w:bCs/>
          <w:lang w:val="en-IN"/>
        </w:rPr>
      </w:pPr>
      <w:r w:rsidRPr="003F7BD7">
        <w:rPr>
          <w:b/>
          <w:bCs/>
          <w:lang w:val="en-IN"/>
        </w:rPr>
        <w:t>Consultant (Deloitte):</w:t>
      </w:r>
      <w:r>
        <w:rPr>
          <w:b/>
          <w:bCs/>
          <w:lang w:val="en-IN"/>
        </w:rPr>
        <w:t xml:space="preserve"> </w:t>
      </w:r>
      <w:commentRangeStart w:id="22"/>
      <w:r w:rsidRPr="003F7BD7">
        <w:rPr>
          <w:lang w:val="en-IN"/>
        </w:rPr>
        <w:t xml:space="preserve">I’d like to focus now on the moment where things started to break down. Thinking back to that interaction, can you identify </w:t>
      </w:r>
      <w:r w:rsidRPr="003F7BD7">
        <w:rPr>
          <w:b/>
          <w:bCs/>
          <w:lang w:val="en-IN"/>
        </w:rPr>
        <w:t>when</w:t>
      </w:r>
      <w:r w:rsidRPr="003F7BD7">
        <w:rPr>
          <w:lang w:val="en-IN"/>
        </w:rPr>
        <w:t xml:space="preserve"> dissatisfaction first began to surface?</w:t>
      </w:r>
      <w:commentRangeEnd w:id="22"/>
      <w:r w:rsidR="00D97BB4">
        <w:rPr>
          <w:rStyle w:val="CommentReference"/>
        </w:rPr>
        <w:commentReference w:id="22"/>
      </w:r>
    </w:p>
    <w:p w14:paraId="2B9445F7" w14:textId="0C700B92" w:rsidR="003F7BD7" w:rsidRPr="003F7BD7" w:rsidRDefault="003F7BD7" w:rsidP="003F7BD7">
      <w:pPr>
        <w:rPr>
          <w:b/>
          <w:bCs/>
          <w:lang w:val="en-IN"/>
        </w:rPr>
      </w:pPr>
      <w:r w:rsidRPr="003F7BD7">
        <w:rPr>
          <w:b/>
          <w:bCs/>
          <w:lang w:val="en-IN"/>
        </w:rPr>
        <w:t>User (GPT User):</w:t>
      </w:r>
      <w:r>
        <w:rPr>
          <w:b/>
          <w:bCs/>
          <w:lang w:val="en-IN"/>
        </w:rPr>
        <w:t xml:space="preserve"> </w:t>
      </w:r>
      <w:commentRangeStart w:id="23"/>
      <w:r w:rsidRPr="003F7BD7">
        <w:rPr>
          <w:lang w:val="en-IN"/>
        </w:rPr>
        <w:t>Yes, it wasn’t immediate. At first, I was actually impressed. The dissatisfaction began when I moved from reading the response to trying to apply it to my task.</w:t>
      </w:r>
      <w:commentRangeEnd w:id="23"/>
      <w:r w:rsidR="00D97BB4">
        <w:rPr>
          <w:rStyle w:val="CommentReference"/>
        </w:rPr>
        <w:commentReference w:id="23"/>
      </w:r>
    </w:p>
    <w:p w14:paraId="0DFEB0F9" w14:textId="38CECF06" w:rsidR="003F7BD7" w:rsidRPr="003F7BD7" w:rsidRDefault="003F7BD7" w:rsidP="003F7BD7">
      <w:pPr>
        <w:rPr>
          <w:b/>
          <w:bCs/>
          <w:lang w:val="en-IN"/>
        </w:rPr>
      </w:pPr>
      <w:r w:rsidRPr="003F7BD7">
        <w:rPr>
          <w:b/>
          <w:bCs/>
          <w:lang w:val="en-IN"/>
        </w:rPr>
        <w:t>Consultant</w:t>
      </w:r>
      <w:commentRangeStart w:id="24"/>
      <w:r w:rsidRPr="003F7BD7">
        <w:rPr>
          <w:b/>
          <w:bCs/>
          <w:lang w:val="en-IN"/>
        </w:rPr>
        <w:t>:</w:t>
      </w:r>
      <w:r>
        <w:rPr>
          <w:b/>
          <w:bCs/>
          <w:lang w:val="en-IN"/>
        </w:rPr>
        <w:t xml:space="preserve"> </w:t>
      </w:r>
      <w:r w:rsidRPr="003F7BD7">
        <w:rPr>
          <w:lang w:val="en-IN"/>
        </w:rPr>
        <w:t>So the shift happened during application rather than consumption. What was the first signal that something wasn’t working for you?</w:t>
      </w:r>
      <w:commentRangeEnd w:id="24"/>
      <w:r w:rsidR="00D97BB4">
        <w:rPr>
          <w:rStyle w:val="CommentReference"/>
        </w:rPr>
        <w:commentReference w:id="24"/>
      </w:r>
    </w:p>
    <w:p w14:paraId="08D187C7" w14:textId="21C33436" w:rsidR="003F7BD7" w:rsidRPr="003F7BD7" w:rsidRDefault="003F7BD7" w:rsidP="003F7BD7">
      <w:pPr>
        <w:rPr>
          <w:b/>
          <w:bCs/>
          <w:lang w:val="en-IN"/>
        </w:rPr>
      </w:pPr>
      <w:r w:rsidRPr="003F7BD7">
        <w:rPr>
          <w:b/>
          <w:bCs/>
          <w:lang w:val="en-IN"/>
        </w:rPr>
        <w:t>User:</w:t>
      </w:r>
      <w:r>
        <w:rPr>
          <w:b/>
          <w:bCs/>
          <w:lang w:val="en-IN"/>
        </w:rPr>
        <w:t xml:space="preserve"> </w:t>
      </w:r>
      <w:commentRangeStart w:id="25"/>
      <w:r w:rsidRPr="003F7BD7">
        <w:rPr>
          <w:lang w:val="en-IN"/>
        </w:rPr>
        <w:t>The first signal was confusion about where to start. The response presented multiple frameworks and ideas, but it didn’t guide me on which one was most relevant given my specific objective.</w:t>
      </w:r>
    </w:p>
    <w:p w14:paraId="2D95092F" w14:textId="06612B3D" w:rsidR="003F7BD7" w:rsidRPr="003F7BD7" w:rsidRDefault="003F7BD7" w:rsidP="003F7BD7">
      <w:pPr>
        <w:rPr>
          <w:b/>
          <w:bCs/>
          <w:lang w:val="en-IN"/>
        </w:rPr>
      </w:pPr>
      <w:r w:rsidRPr="003F7BD7">
        <w:rPr>
          <w:b/>
          <w:bCs/>
          <w:lang w:val="en-IN"/>
        </w:rPr>
        <w:t>Consultant:</w:t>
      </w:r>
      <w:r>
        <w:rPr>
          <w:b/>
          <w:bCs/>
          <w:lang w:val="en-IN"/>
        </w:rPr>
        <w:t xml:space="preserve"> </w:t>
      </w:r>
      <w:r w:rsidRPr="003F7BD7">
        <w:rPr>
          <w:lang w:val="en-IN"/>
        </w:rPr>
        <w:t xml:space="preserve">Was that more of an issue </w:t>
      </w:r>
      <w:commentRangeEnd w:id="25"/>
      <w:r w:rsidR="00D97BB4">
        <w:rPr>
          <w:rStyle w:val="CommentReference"/>
        </w:rPr>
        <w:commentReference w:id="25"/>
      </w:r>
      <w:r w:rsidRPr="003F7BD7">
        <w:rPr>
          <w:lang w:val="en-IN"/>
        </w:rPr>
        <w:t>with how the answer was framed, or with how your intent was understood?</w:t>
      </w:r>
    </w:p>
    <w:p w14:paraId="61528DC0" w14:textId="1C7C060F" w:rsidR="003F7BD7" w:rsidRPr="003F7BD7" w:rsidRDefault="003F7BD7" w:rsidP="003F7BD7">
      <w:pPr>
        <w:rPr>
          <w:b/>
          <w:bCs/>
          <w:lang w:val="en-IN"/>
        </w:rPr>
      </w:pPr>
      <w:r w:rsidRPr="003F7BD7">
        <w:rPr>
          <w:b/>
          <w:bCs/>
          <w:lang w:val="en-IN"/>
        </w:rPr>
        <w:t>User:</w:t>
      </w:r>
      <w:r>
        <w:rPr>
          <w:b/>
          <w:bCs/>
          <w:lang w:val="en-IN"/>
        </w:rPr>
        <w:t xml:space="preserve"> </w:t>
      </w:r>
      <w:commentRangeStart w:id="26"/>
      <w:r w:rsidRPr="003F7BD7">
        <w:rPr>
          <w:lang w:val="en-IN"/>
        </w:rPr>
        <w:t>I’d say both, but it leaned more toward framing. GPT seemed to understand the topic, but it framed the answer as a comprehensive overview rather than a decision-oriented recommendation.</w:t>
      </w:r>
      <w:commentRangeEnd w:id="26"/>
      <w:r w:rsidR="00D97BB4">
        <w:rPr>
          <w:rStyle w:val="CommentReference"/>
        </w:rPr>
        <w:commentReference w:id="26"/>
      </w:r>
    </w:p>
    <w:p w14:paraId="3638E55B" w14:textId="113BE00C" w:rsidR="003F7BD7" w:rsidRPr="003F7BD7" w:rsidRDefault="003F7BD7" w:rsidP="003F7BD7">
      <w:pPr>
        <w:rPr>
          <w:b/>
          <w:bCs/>
          <w:lang w:val="en-IN"/>
        </w:rPr>
      </w:pPr>
      <w:r w:rsidRPr="003F7BD7">
        <w:rPr>
          <w:b/>
          <w:bCs/>
          <w:lang w:val="en-IN"/>
        </w:rPr>
        <w:t>Consultant:</w:t>
      </w:r>
      <w:r>
        <w:rPr>
          <w:b/>
          <w:bCs/>
          <w:lang w:val="en-IN"/>
        </w:rPr>
        <w:t xml:space="preserve"> </w:t>
      </w:r>
      <w:commentRangeStart w:id="27"/>
      <w:r w:rsidRPr="003F7BD7">
        <w:rPr>
          <w:lang w:val="en-IN"/>
        </w:rPr>
        <w:t>That’s an important distinction. Did you feel any assumptions were being made that didn’t align with your reality?</w:t>
      </w:r>
      <w:commentRangeEnd w:id="27"/>
      <w:r w:rsidR="00D97BB4">
        <w:rPr>
          <w:rStyle w:val="CommentReference"/>
        </w:rPr>
        <w:commentReference w:id="27"/>
      </w:r>
    </w:p>
    <w:p w14:paraId="0AFF89BD" w14:textId="282CE12E" w:rsidR="003F7BD7" w:rsidRDefault="003F7BD7" w:rsidP="003F7BD7">
      <w:pPr>
        <w:rPr>
          <w:lang w:val="en-IN"/>
        </w:rPr>
      </w:pPr>
      <w:r w:rsidRPr="003F7BD7">
        <w:rPr>
          <w:b/>
          <w:bCs/>
          <w:lang w:val="en-IN"/>
        </w:rPr>
        <w:t>User:</w:t>
      </w:r>
      <w:r>
        <w:rPr>
          <w:b/>
          <w:bCs/>
          <w:lang w:val="en-IN"/>
        </w:rPr>
        <w:t xml:space="preserve"> </w:t>
      </w:r>
      <w:commentRangeStart w:id="28"/>
      <w:r w:rsidRPr="003F7BD7">
        <w:rPr>
          <w:lang w:val="en-IN"/>
        </w:rPr>
        <w:t>Yes, several. It assumed I had the flexibility to explore all options equally. In reality, I needed to make a clear choice and defend it quickly. The answer assumed an ideal analytical environment, not a constrained one.</w:t>
      </w:r>
      <w:commentRangeEnd w:id="28"/>
      <w:r w:rsidR="00D97BB4">
        <w:rPr>
          <w:rStyle w:val="CommentReference"/>
        </w:rPr>
        <w:commentReference w:id="28"/>
      </w:r>
    </w:p>
    <w:p w14:paraId="64D22B59" w14:textId="1590E1DB" w:rsidR="00644536" w:rsidRPr="00644536" w:rsidRDefault="00644536" w:rsidP="00644536">
      <w:pPr>
        <w:rPr>
          <w:b/>
          <w:bCs/>
          <w:lang w:val="en-IN"/>
        </w:rPr>
      </w:pPr>
      <w:r w:rsidRPr="00644536">
        <w:rPr>
          <w:b/>
          <w:bCs/>
          <w:lang w:val="en-IN"/>
        </w:rPr>
        <w:t>Consultant:</w:t>
      </w:r>
      <w:r>
        <w:rPr>
          <w:b/>
          <w:bCs/>
          <w:lang w:val="en-IN"/>
        </w:rPr>
        <w:t xml:space="preserve"> </w:t>
      </w:r>
      <w:r w:rsidRPr="00644536">
        <w:rPr>
          <w:lang w:val="en-IN"/>
        </w:rPr>
        <w:t>How did those assumptions affect your experience in practical terms?</w:t>
      </w:r>
    </w:p>
    <w:p w14:paraId="40A74391" w14:textId="7ECBD51B" w:rsidR="00644536" w:rsidRPr="00644536" w:rsidRDefault="00644536" w:rsidP="00644536">
      <w:pPr>
        <w:rPr>
          <w:b/>
          <w:bCs/>
          <w:lang w:val="en-IN"/>
        </w:rPr>
      </w:pPr>
      <w:r w:rsidRPr="00644536">
        <w:rPr>
          <w:b/>
          <w:bCs/>
          <w:lang w:val="en-IN"/>
        </w:rPr>
        <w:t>User:</w:t>
      </w:r>
      <w:r>
        <w:rPr>
          <w:b/>
          <w:bCs/>
          <w:lang w:val="en-IN"/>
        </w:rPr>
        <w:t xml:space="preserve"> </w:t>
      </w:r>
      <w:commentRangeStart w:id="29"/>
      <w:r w:rsidRPr="00644536">
        <w:rPr>
          <w:lang w:val="en-IN"/>
        </w:rPr>
        <w:t>They increased friction. I had to strip the answer down, re-prioritize points, and rephrase sections to fit my actual constraints. That effort made the solution feel less like help and more like extra work.</w:t>
      </w:r>
      <w:commentRangeEnd w:id="29"/>
      <w:r w:rsidR="00D97BB4">
        <w:rPr>
          <w:rStyle w:val="CommentReference"/>
        </w:rPr>
        <w:commentReference w:id="29"/>
      </w:r>
    </w:p>
    <w:p w14:paraId="06A201C8" w14:textId="28B43DEA" w:rsidR="00644536" w:rsidRPr="003F7BD7" w:rsidRDefault="00644536" w:rsidP="003F7BD7">
      <w:pPr>
        <w:rPr>
          <w:lang w:val="en-IN"/>
        </w:rPr>
      </w:pPr>
      <w:r w:rsidRPr="00644536">
        <w:rPr>
          <w:b/>
          <w:bCs/>
        </w:rPr>
        <w:t>Question 4:</w:t>
      </w:r>
      <w:r w:rsidRPr="00644536">
        <w:br/>
      </w:r>
      <w:r w:rsidRPr="00644536">
        <w:rPr>
          <w:i/>
          <w:iCs/>
        </w:rPr>
        <w:t>“How did this experience influence your trust in GPT-generated solutions or your willingness to rely on them for similar problems in the future?”</w:t>
      </w:r>
    </w:p>
    <w:p w14:paraId="6803A098" w14:textId="37C3101B" w:rsidR="003F7BD7" w:rsidRPr="003F7BD7" w:rsidRDefault="003F7BD7" w:rsidP="003F7BD7">
      <w:pPr>
        <w:rPr>
          <w:b/>
          <w:bCs/>
          <w:lang w:val="en-IN"/>
        </w:rPr>
      </w:pPr>
      <w:r w:rsidRPr="003F7BD7">
        <w:rPr>
          <w:b/>
          <w:bCs/>
          <w:lang w:val="en-IN"/>
        </w:rPr>
        <w:t>Consultant (Deloitte):</w:t>
      </w:r>
      <w:r>
        <w:rPr>
          <w:b/>
          <w:bCs/>
          <w:lang w:val="en-IN"/>
        </w:rPr>
        <w:t xml:space="preserve"> </w:t>
      </w:r>
      <w:commentRangeStart w:id="30"/>
      <w:r w:rsidRPr="003F7BD7">
        <w:rPr>
          <w:lang w:val="en-IN"/>
        </w:rPr>
        <w:t xml:space="preserve">We’ve talked about the mismatch between solution quality and your context. I want to understand how that experience shaped your </w:t>
      </w:r>
      <w:r w:rsidRPr="003F7BD7">
        <w:rPr>
          <w:b/>
          <w:bCs/>
          <w:lang w:val="en-IN"/>
        </w:rPr>
        <w:t>trust in GPT solutions</w:t>
      </w:r>
      <w:r w:rsidRPr="003F7BD7">
        <w:rPr>
          <w:lang w:val="en-IN"/>
        </w:rPr>
        <w:t xml:space="preserve"> going forward. Can you describe that impact?</w:t>
      </w:r>
      <w:commentRangeEnd w:id="30"/>
      <w:r w:rsidR="00D97BB4">
        <w:rPr>
          <w:rStyle w:val="CommentReference"/>
        </w:rPr>
        <w:commentReference w:id="30"/>
      </w:r>
    </w:p>
    <w:p w14:paraId="5B330F71" w14:textId="334D7A10" w:rsidR="003F7BD7" w:rsidRPr="003F7BD7" w:rsidRDefault="003F7BD7" w:rsidP="003F7BD7">
      <w:pPr>
        <w:rPr>
          <w:b/>
          <w:bCs/>
          <w:lang w:val="en-IN"/>
        </w:rPr>
      </w:pPr>
      <w:r w:rsidRPr="003F7BD7">
        <w:rPr>
          <w:b/>
          <w:bCs/>
          <w:lang w:val="en-IN"/>
        </w:rPr>
        <w:lastRenderedPageBreak/>
        <w:t>User (GPT User):</w:t>
      </w:r>
      <w:r>
        <w:rPr>
          <w:b/>
          <w:bCs/>
          <w:lang w:val="en-IN"/>
        </w:rPr>
        <w:t xml:space="preserve"> </w:t>
      </w:r>
      <w:r w:rsidRPr="003F7BD7">
        <w:rPr>
          <w:lang w:val="en-IN"/>
        </w:rPr>
        <w:t>I</w:t>
      </w:r>
      <w:commentRangeStart w:id="31"/>
      <w:r w:rsidRPr="003F7BD7">
        <w:rPr>
          <w:lang w:val="en-IN"/>
        </w:rPr>
        <w:t>t definitely changed the way I approach GPT outputs. I still trust the tool’s technical ability—it can generate structured, logical, and high-quality content—but I no longer assume the first output is ready to use.</w:t>
      </w:r>
      <w:commentRangeEnd w:id="31"/>
      <w:r w:rsidR="00D97BB4">
        <w:rPr>
          <w:rStyle w:val="CommentReference"/>
        </w:rPr>
        <w:commentReference w:id="31"/>
      </w:r>
    </w:p>
    <w:p w14:paraId="20FA4888" w14:textId="5E7A1CCD" w:rsidR="003F7BD7" w:rsidRPr="003F7BD7" w:rsidRDefault="003F7BD7" w:rsidP="003F7BD7">
      <w:pPr>
        <w:rPr>
          <w:b/>
          <w:bCs/>
          <w:lang w:val="en-IN"/>
        </w:rPr>
      </w:pPr>
      <w:r w:rsidRPr="003F7BD7">
        <w:rPr>
          <w:b/>
          <w:bCs/>
          <w:lang w:val="en-IN"/>
        </w:rPr>
        <w:t>Consultant:</w:t>
      </w:r>
      <w:r>
        <w:rPr>
          <w:b/>
          <w:bCs/>
          <w:lang w:val="en-IN"/>
        </w:rPr>
        <w:t xml:space="preserve"> </w:t>
      </w:r>
      <w:commentRangeStart w:id="32"/>
      <w:r w:rsidRPr="003F7BD7">
        <w:rPr>
          <w:lang w:val="en-IN"/>
        </w:rPr>
        <w:t>So would you say your trust was reduced overall, or just became more conditional?</w:t>
      </w:r>
      <w:commentRangeEnd w:id="32"/>
      <w:r w:rsidR="00D97BB4">
        <w:rPr>
          <w:rStyle w:val="CommentReference"/>
        </w:rPr>
        <w:commentReference w:id="32"/>
      </w:r>
    </w:p>
    <w:p w14:paraId="3CBD5D07" w14:textId="77777777" w:rsidR="003F7BD7" w:rsidRPr="003F7BD7" w:rsidRDefault="003F7BD7" w:rsidP="003F7BD7">
      <w:pPr>
        <w:rPr>
          <w:b/>
          <w:bCs/>
          <w:lang w:val="en-IN"/>
        </w:rPr>
      </w:pPr>
      <w:r w:rsidRPr="003F7BD7">
        <w:rPr>
          <w:b/>
          <w:bCs/>
          <w:lang w:val="en-IN"/>
        </w:rPr>
        <w:t>User:</w:t>
      </w:r>
    </w:p>
    <w:p w14:paraId="47A6A44B" w14:textId="77777777" w:rsidR="003F7BD7" w:rsidRPr="003F7BD7" w:rsidRDefault="003F7BD7" w:rsidP="003F7BD7">
      <w:pPr>
        <w:rPr>
          <w:lang w:val="en-IN"/>
        </w:rPr>
      </w:pPr>
      <w:commentRangeStart w:id="33"/>
      <w:r w:rsidRPr="003F7BD7">
        <w:rPr>
          <w:lang w:val="en-IN"/>
        </w:rPr>
        <w:t xml:space="preserve">More conditional. I now treat GPT as a </w:t>
      </w:r>
      <w:r w:rsidRPr="003F7BD7">
        <w:rPr>
          <w:b/>
          <w:bCs/>
          <w:lang w:val="en-IN"/>
        </w:rPr>
        <w:t>starting point</w:t>
      </w:r>
      <w:r w:rsidRPr="003F7BD7">
        <w:rPr>
          <w:lang w:val="en-IN"/>
        </w:rPr>
        <w:t xml:space="preserve"> rather than a final answer. I trust the logic, but I always double-check, filter, and adapt it to my specific situation before I rely on it.</w:t>
      </w:r>
      <w:commentRangeEnd w:id="33"/>
      <w:r w:rsidR="00D97BB4">
        <w:rPr>
          <w:rStyle w:val="CommentReference"/>
        </w:rPr>
        <w:commentReference w:id="33"/>
      </w:r>
    </w:p>
    <w:p w14:paraId="283D6919" w14:textId="5CCF1B67" w:rsidR="003F7BD7" w:rsidRPr="003F7BD7" w:rsidRDefault="003F7BD7" w:rsidP="003F7BD7">
      <w:pPr>
        <w:rPr>
          <w:b/>
          <w:bCs/>
          <w:lang w:val="en-IN"/>
        </w:rPr>
      </w:pPr>
      <w:r w:rsidRPr="003F7BD7">
        <w:rPr>
          <w:b/>
          <w:bCs/>
          <w:lang w:val="en-IN"/>
        </w:rPr>
        <w:t>Consultant:</w:t>
      </w:r>
      <w:r>
        <w:rPr>
          <w:b/>
          <w:bCs/>
          <w:lang w:val="en-IN"/>
        </w:rPr>
        <w:t xml:space="preserve"> </w:t>
      </w:r>
      <w:r w:rsidRPr="003F7BD7">
        <w:rPr>
          <w:lang w:val="en-IN"/>
        </w:rPr>
        <w:t>Can you give me an example of how that manifests in practice?</w:t>
      </w:r>
    </w:p>
    <w:p w14:paraId="2784B1F5" w14:textId="10FDD651" w:rsidR="003F7BD7" w:rsidRPr="003F7BD7" w:rsidRDefault="003F7BD7" w:rsidP="003F7BD7">
      <w:pPr>
        <w:rPr>
          <w:b/>
          <w:bCs/>
          <w:lang w:val="en-IN"/>
        </w:rPr>
      </w:pPr>
      <w:r w:rsidRPr="003F7BD7">
        <w:rPr>
          <w:b/>
          <w:bCs/>
          <w:lang w:val="en-IN"/>
        </w:rPr>
        <w:t>User:</w:t>
      </w:r>
      <w:r>
        <w:rPr>
          <w:b/>
          <w:bCs/>
          <w:lang w:val="en-IN"/>
        </w:rPr>
        <w:t xml:space="preserve"> </w:t>
      </w:r>
      <w:r w:rsidRPr="003F7BD7">
        <w:rPr>
          <w:lang w:val="en-IN"/>
        </w:rPr>
        <w:t xml:space="preserve">Sure. Previously, I might have asked GPT a question and used the first response almost as-is. Now, I </w:t>
      </w:r>
      <w:commentRangeStart w:id="34"/>
      <w:r w:rsidRPr="003F7BD7">
        <w:rPr>
          <w:lang w:val="en-IN"/>
        </w:rPr>
        <w:t xml:space="preserve">ask clarifying follow-ups, evaluate its assumptions, and only integrate parts that align with my objectives. For example, if I’m doing a case study, I focus on what fits the </w:t>
      </w:r>
      <w:commentRangeStart w:id="35"/>
      <w:r w:rsidRPr="003F7BD7">
        <w:rPr>
          <w:lang w:val="en-IN"/>
        </w:rPr>
        <w:t>prompt rather than taking the entire structured solution at face value.</w:t>
      </w:r>
      <w:commentRangeEnd w:id="34"/>
      <w:r w:rsidR="00D97BB4">
        <w:rPr>
          <w:rStyle w:val="CommentReference"/>
        </w:rPr>
        <w:commentReference w:id="34"/>
      </w:r>
    </w:p>
    <w:p w14:paraId="7EFBCB1F" w14:textId="57DB58A6" w:rsidR="003F7BD7" w:rsidRPr="003F7BD7" w:rsidRDefault="003F7BD7" w:rsidP="003F7BD7">
      <w:pPr>
        <w:rPr>
          <w:b/>
          <w:bCs/>
          <w:lang w:val="en-IN"/>
        </w:rPr>
      </w:pPr>
      <w:r w:rsidRPr="003F7BD7">
        <w:rPr>
          <w:b/>
          <w:bCs/>
          <w:lang w:val="en-IN"/>
        </w:rPr>
        <w:t>Consultant:</w:t>
      </w:r>
      <w:r>
        <w:rPr>
          <w:b/>
          <w:bCs/>
          <w:lang w:val="en-IN"/>
        </w:rPr>
        <w:t xml:space="preserve"> </w:t>
      </w:r>
      <w:r w:rsidRPr="003F7BD7">
        <w:rPr>
          <w:lang w:val="en-IN"/>
        </w:rPr>
        <w:t xml:space="preserve">Would you say this experience has </w:t>
      </w:r>
      <w:r w:rsidRPr="003F7BD7">
        <w:rPr>
          <w:b/>
          <w:bCs/>
          <w:lang w:val="en-IN"/>
        </w:rPr>
        <w:t>changed your willingness to use GPT</w:t>
      </w:r>
      <w:r w:rsidRPr="003F7BD7">
        <w:rPr>
          <w:lang w:val="en-IN"/>
        </w:rPr>
        <w:t xml:space="preserve"> for similar tasks in the future?</w:t>
      </w:r>
      <w:commentRangeEnd w:id="35"/>
      <w:r w:rsidR="00D97BB4">
        <w:rPr>
          <w:rStyle w:val="CommentReference"/>
        </w:rPr>
        <w:commentReference w:id="35"/>
      </w:r>
    </w:p>
    <w:p w14:paraId="3866E1D0" w14:textId="26958FF7" w:rsidR="003F7BD7" w:rsidRPr="003F7BD7" w:rsidRDefault="003F7BD7" w:rsidP="003F7BD7">
      <w:pPr>
        <w:rPr>
          <w:b/>
          <w:bCs/>
          <w:lang w:val="en-IN"/>
        </w:rPr>
      </w:pPr>
      <w:r w:rsidRPr="003F7BD7">
        <w:rPr>
          <w:b/>
          <w:bCs/>
          <w:lang w:val="en-IN"/>
        </w:rPr>
        <w:t>User:</w:t>
      </w:r>
      <w:r>
        <w:rPr>
          <w:b/>
          <w:bCs/>
          <w:lang w:val="en-IN"/>
        </w:rPr>
        <w:t xml:space="preserve"> </w:t>
      </w:r>
      <w:commentRangeStart w:id="36"/>
      <w:r w:rsidRPr="003F7BD7">
        <w:rPr>
          <w:lang w:val="en-IN"/>
        </w:rPr>
        <w:t>Not in a negative sense. I’m still willing to use it extensively, but I’ve become more strategic in how I use it. I think of GPT as an assistant that needs guidance rather than an oracle that produces perfect solutions.</w:t>
      </w:r>
      <w:commentRangeEnd w:id="36"/>
      <w:r w:rsidR="00DD5701">
        <w:rPr>
          <w:rStyle w:val="CommentReference"/>
        </w:rPr>
        <w:commentReference w:id="36"/>
      </w:r>
    </w:p>
    <w:p w14:paraId="1B2B7047" w14:textId="418ED583" w:rsidR="003F7BD7" w:rsidRPr="003F7BD7" w:rsidRDefault="003F7BD7" w:rsidP="003F7BD7">
      <w:pPr>
        <w:rPr>
          <w:b/>
          <w:bCs/>
          <w:lang w:val="en-IN"/>
        </w:rPr>
      </w:pPr>
      <w:r w:rsidRPr="003F7BD7">
        <w:rPr>
          <w:b/>
          <w:bCs/>
          <w:lang w:val="en-IN"/>
        </w:rPr>
        <w:t>Consultant:</w:t>
      </w:r>
      <w:r>
        <w:rPr>
          <w:b/>
          <w:bCs/>
          <w:lang w:val="en-IN"/>
        </w:rPr>
        <w:t xml:space="preserve"> </w:t>
      </w:r>
      <w:commentRangeStart w:id="37"/>
      <w:r w:rsidRPr="003F7BD7">
        <w:rPr>
          <w:lang w:val="en-IN"/>
        </w:rPr>
        <w:t xml:space="preserve">How about your confidence in GPT for </w:t>
      </w:r>
      <w:r w:rsidRPr="003F7BD7">
        <w:rPr>
          <w:b/>
          <w:bCs/>
          <w:lang w:val="en-IN"/>
        </w:rPr>
        <w:t>high-stakes or time-sensitive tasks</w:t>
      </w:r>
      <w:r w:rsidRPr="003F7BD7">
        <w:rPr>
          <w:lang w:val="en-IN"/>
        </w:rPr>
        <w:t>? Did that experience influence that?</w:t>
      </w:r>
      <w:commentRangeEnd w:id="37"/>
      <w:r w:rsidR="00DD5701">
        <w:rPr>
          <w:rStyle w:val="CommentReference"/>
        </w:rPr>
        <w:commentReference w:id="37"/>
      </w:r>
    </w:p>
    <w:p w14:paraId="637FAE9F" w14:textId="1F221EAE" w:rsidR="003F7BD7" w:rsidRDefault="003F7BD7" w:rsidP="003F7BD7">
      <w:pPr>
        <w:rPr>
          <w:lang w:val="en-IN"/>
        </w:rPr>
      </w:pPr>
      <w:r w:rsidRPr="003F7BD7">
        <w:rPr>
          <w:b/>
          <w:bCs/>
          <w:lang w:val="en-IN"/>
        </w:rPr>
        <w:t>User:</w:t>
      </w:r>
      <w:r>
        <w:rPr>
          <w:b/>
          <w:bCs/>
          <w:lang w:val="en-IN"/>
        </w:rPr>
        <w:t xml:space="preserve"> </w:t>
      </w:r>
      <w:r w:rsidRPr="003F7BD7">
        <w:rPr>
          <w:lang w:val="en-IN"/>
        </w:rPr>
        <w:t xml:space="preserve">Yes, it made me cautious. For high-stakes tasks, I allocate time to review and adapt outputs thoroughly. </w:t>
      </w:r>
      <w:commentRangeStart w:id="38"/>
      <w:r w:rsidRPr="003F7BD7">
        <w:rPr>
          <w:lang w:val="en-IN"/>
        </w:rPr>
        <w:t>I no longer rely solely on GPT to produce a ready-to-go answer. That extra step feels necessary to avoid misalignment.</w:t>
      </w:r>
      <w:commentRangeEnd w:id="38"/>
      <w:r w:rsidR="00DD5701">
        <w:rPr>
          <w:rStyle w:val="CommentReference"/>
        </w:rPr>
        <w:commentReference w:id="38"/>
      </w:r>
    </w:p>
    <w:p w14:paraId="2A2516AC" w14:textId="68C0BCFB" w:rsidR="00644536" w:rsidRPr="003F7BD7" w:rsidRDefault="00644536" w:rsidP="003F7BD7">
      <w:pPr>
        <w:rPr>
          <w:b/>
          <w:bCs/>
          <w:lang w:val="en-IN"/>
        </w:rPr>
      </w:pPr>
      <w:r w:rsidRPr="00644536">
        <w:rPr>
          <w:b/>
          <w:bCs/>
        </w:rPr>
        <w:t>Question 5:</w:t>
      </w:r>
      <w:r w:rsidRPr="00644536">
        <w:rPr>
          <w:b/>
          <w:bCs/>
        </w:rPr>
        <w:br/>
      </w:r>
      <w:r w:rsidRPr="00644536">
        <w:rPr>
          <w:i/>
          <w:iCs/>
        </w:rPr>
        <w:t>“If you could redesign that interaction, what would the ideal GPT response look like—not in terms of being smarter, but in being more satisfying?”</w:t>
      </w:r>
    </w:p>
    <w:p w14:paraId="6557F004" w14:textId="3D487D5C" w:rsidR="003F7BD7" w:rsidRPr="003F7BD7" w:rsidRDefault="003F7BD7" w:rsidP="003F7BD7">
      <w:pPr>
        <w:rPr>
          <w:b/>
          <w:bCs/>
          <w:lang w:val="en-IN"/>
        </w:rPr>
      </w:pPr>
      <w:r w:rsidRPr="003F7BD7">
        <w:rPr>
          <w:b/>
          <w:bCs/>
          <w:lang w:val="en-IN"/>
        </w:rPr>
        <w:t>Consultant (Deloitte):</w:t>
      </w:r>
      <w:r>
        <w:rPr>
          <w:b/>
          <w:bCs/>
          <w:lang w:val="en-IN"/>
        </w:rPr>
        <w:t xml:space="preserve"> </w:t>
      </w:r>
      <w:commentRangeStart w:id="39"/>
      <w:r w:rsidRPr="003F7BD7">
        <w:rPr>
          <w:lang w:val="en-IN"/>
        </w:rPr>
        <w:t xml:space="preserve">We’ve discussed where things went wrong and how it affected your trust. Now, I want to explore the other side: if you could </w:t>
      </w:r>
      <w:r w:rsidRPr="003F7BD7">
        <w:rPr>
          <w:b/>
          <w:bCs/>
          <w:lang w:val="en-IN"/>
        </w:rPr>
        <w:t>redesign that GPT interaction</w:t>
      </w:r>
      <w:r w:rsidRPr="003F7BD7">
        <w:rPr>
          <w:lang w:val="en-IN"/>
        </w:rPr>
        <w:t>, what would an ideal response look like from your perspective?</w:t>
      </w:r>
      <w:commentRangeEnd w:id="39"/>
      <w:r w:rsidR="00DD5701">
        <w:rPr>
          <w:rStyle w:val="CommentReference"/>
        </w:rPr>
        <w:commentReference w:id="39"/>
      </w:r>
    </w:p>
    <w:p w14:paraId="348A8F1C" w14:textId="562C62C0" w:rsidR="003F7BD7" w:rsidRPr="003F7BD7" w:rsidRDefault="003F7BD7" w:rsidP="003F7BD7">
      <w:pPr>
        <w:rPr>
          <w:b/>
          <w:bCs/>
          <w:lang w:val="en-IN"/>
        </w:rPr>
      </w:pPr>
      <w:r w:rsidRPr="003F7BD7">
        <w:rPr>
          <w:b/>
          <w:bCs/>
          <w:lang w:val="en-IN"/>
        </w:rPr>
        <w:t>User (GPT User):</w:t>
      </w:r>
      <w:r>
        <w:rPr>
          <w:b/>
          <w:bCs/>
          <w:lang w:val="en-IN"/>
        </w:rPr>
        <w:t xml:space="preserve"> </w:t>
      </w:r>
      <w:r w:rsidRPr="003F7BD7">
        <w:rPr>
          <w:lang w:val="en-IN"/>
        </w:rPr>
        <w:t xml:space="preserve">I </w:t>
      </w:r>
      <w:commentRangeStart w:id="40"/>
      <w:r w:rsidRPr="003F7BD7">
        <w:rPr>
          <w:lang w:val="en-IN"/>
        </w:rPr>
        <w:t xml:space="preserve">think the ideal response would start by </w:t>
      </w:r>
      <w:r w:rsidRPr="003F7BD7">
        <w:rPr>
          <w:b/>
          <w:bCs/>
          <w:lang w:val="en-IN"/>
        </w:rPr>
        <w:t>clarifying my intent</w:t>
      </w:r>
      <w:r w:rsidRPr="003F7BD7">
        <w:rPr>
          <w:lang w:val="en-IN"/>
        </w:rPr>
        <w:t>. Even just one or two targeted questions would help GPT understand the context, my constraints, and what I actually want to achieve. That alone would make a huge difference.</w:t>
      </w:r>
      <w:commentRangeEnd w:id="40"/>
      <w:r w:rsidR="00DD5701">
        <w:rPr>
          <w:rStyle w:val="CommentReference"/>
        </w:rPr>
        <w:commentReference w:id="40"/>
      </w:r>
    </w:p>
    <w:p w14:paraId="0DD8A4CC" w14:textId="1E790CE1" w:rsidR="003F7BD7" w:rsidRPr="003F7BD7" w:rsidRDefault="003F7BD7" w:rsidP="003F7BD7">
      <w:pPr>
        <w:rPr>
          <w:b/>
          <w:bCs/>
          <w:lang w:val="en-IN"/>
        </w:rPr>
      </w:pPr>
      <w:r w:rsidRPr="003F7BD7">
        <w:rPr>
          <w:b/>
          <w:bCs/>
          <w:lang w:val="en-IN"/>
        </w:rPr>
        <w:t>Consultant:</w:t>
      </w:r>
      <w:r>
        <w:rPr>
          <w:b/>
          <w:bCs/>
          <w:lang w:val="en-IN"/>
        </w:rPr>
        <w:t xml:space="preserve"> </w:t>
      </w:r>
      <w:r w:rsidRPr="003F7BD7">
        <w:rPr>
          <w:lang w:val="en-IN"/>
        </w:rPr>
        <w:t>Can you give me an example of the type of clarifying question GPT could ask?</w:t>
      </w:r>
    </w:p>
    <w:p w14:paraId="00514A69" w14:textId="57F08E3B" w:rsidR="003F7BD7" w:rsidRPr="003F7BD7" w:rsidRDefault="003F7BD7" w:rsidP="003F7BD7">
      <w:pPr>
        <w:rPr>
          <w:b/>
          <w:bCs/>
          <w:lang w:val="en-IN"/>
        </w:rPr>
      </w:pPr>
      <w:r w:rsidRPr="003F7BD7">
        <w:rPr>
          <w:b/>
          <w:bCs/>
          <w:lang w:val="en-IN"/>
        </w:rPr>
        <w:lastRenderedPageBreak/>
        <w:t>User:</w:t>
      </w:r>
      <w:r>
        <w:rPr>
          <w:b/>
          <w:bCs/>
          <w:lang w:val="en-IN"/>
        </w:rPr>
        <w:t xml:space="preserve"> </w:t>
      </w:r>
      <w:commentRangeStart w:id="41"/>
      <w:r w:rsidRPr="003F7BD7">
        <w:rPr>
          <w:lang w:val="en-IN"/>
        </w:rPr>
        <w:t>Sure. For example, it could ask: “Do you want a detailed, step-by-step framework or a concise, actionable recommendation?” or “What is your main constraint—time, word count, or originality?” Even asking these before generating the full answer would make the solution more aligned.</w:t>
      </w:r>
      <w:commentRangeEnd w:id="41"/>
      <w:r w:rsidR="00DD5701">
        <w:rPr>
          <w:rStyle w:val="CommentReference"/>
        </w:rPr>
        <w:commentReference w:id="41"/>
      </w:r>
    </w:p>
    <w:p w14:paraId="12F452E4" w14:textId="60F11CF6" w:rsidR="003F7BD7" w:rsidRPr="003F7BD7" w:rsidRDefault="003F7BD7" w:rsidP="003F7BD7">
      <w:pPr>
        <w:rPr>
          <w:b/>
          <w:bCs/>
          <w:lang w:val="en-IN"/>
        </w:rPr>
      </w:pPr>
      <w:r w:rsidRPr="003F7BD7">
        <w:rPr>
          <w:b/>
          <w:bCs/>
          <w:lang w:val="en-IN"/>
        </w:rPr>
        <w:t>Consultant:</w:t>
      </w:r>
      <w:r>
        <w:rPr>
          <w:b/>
          <w:bCs/>
          <w:lang w:val="en-IN"/>
        </w:rPr>
        <w:t xml:space="preserve"> </w:t>
      </w:r>
      <w:r w:rsidRPr="003F7BD7">
        <w:rPr>
          <w:lang w:val="en-IN"/>
        </w:rPr>
        <w:t xml:space="preserve">So the emphasis is on </w:t>
      </w:r>
      <w:r w:rsidRPr="003F7BD7">
        <w:rPr>
          <w:b/>
          <w:bCs/>
          <w:lang w:val="en-IN"/>
        </w:rPr>
        <w:t>context awareness</w:t>
      </w:r>
      <w:r w:rsidRPr="003F7BD7">
        <w:rPr>
          <w:lang w:val="en-IN"/>
        </w:rPr>
        <w:t xml:space="preserve"> rather than raw knowledge or completeness?</w:t>
      </w:r>
    </w:p>
    <w:p w14:paraId="63208B19" w14:textId="6331B86E" w:rsidR="003F7BD7" w:rsidRPr="003F7BD7" w:rsidRDefault="003F7BD7" w:rsidP="003F7BD7">
      <w:pPr>
        <w:rPr>
          <w:b/>
          <w:bCs/>
          <w:lang w:val="en-IN"/>
        </w:rPr>
      </w:pPr>
      <w:r w:rsidRPr="003F7BD7">
        <w:rPr>
          <w:b/>
          <w:bCs/>
          <w:lang w:val="en-IN"/>
        </w:rPr>
        <w:t>User:</w:t>
      </w:r>
      <w:r>
        <w:rPr>
          <w:b/>
          <w:bCs/>
          <w:lang w:val="en-IN"/>
        </w:rPr>
        <w:t xml:space="preserve"> </w:t>
      </w:r>
      <w:commentRangeStart w:id="42"/>
      <w:r w:rsidRPr="003F7BD7">
        <w:rPr>
          <w:lang w:val="en-IN"/>
        </w:rPr>
        <w:t xml:space="preserve">Exactly. I don’t need GPT to be “smarter” or more thorough. I need it to be </w:t>
      </w:r>
      <w:r w:rsidRPr="003F7BD7">
        <w:rPr>
          <w:b/>
          <w:bCs/>
          <w:lang w:val="en-IN"/>
        </w:rPr>
        <w:t>aligned with my real situation</w:t>
      </w:r>
      <w:r w:rsidRPr="003F7BD7">
        <w:rPr>
          <w:lang w:val="en-IN"/>
        </w:rPr>
        <w:t>. That means understanding constraints, priorities, and my level of expertise. Then the output can be shorter, more focused, and easier to act on.</w:t>
      </w:r>
      <w:commentRangeEnd w:id="42"/>
      <w:r w:rsidR="00DD5701">
        <w:rPr>
          <w:rStyle w:val="CommentReference"/>
        </w:rPr>
        <w:commentReference w:id="42"/>
      </w:r>
    </w:p>
    <w:p w14:paraId="67FC63CC" w14:textId="047BB06E" w:rsidR="003F7BD7" w:rsidRPr="003F7BD7" w:rsidRDefault="003F7BD7" w:rsidP="003F7BD7">
      <w:pPr>
        <w:rPr>
          <w:b/>
          <w:bCs/>
          <w:lang w:val="en-IN"/>
        </w:rPr>
      </w:pPr>
      <w:r w:rsidRPr="003F7BD7">
        <w:rPr>
          <w:b/>
          <w:bCs/>
          <w:lang w:val="en-IN"/>
        </w:rPr>
        <w:t>Consultant:</w:t>
      </w:r>
      <w:r>
        <w:rPr>
          <w:b/>
          <w:bCs/>
          <w:lang w:val="en-IN"/>
        </w:rPr>
        <w:t xml:space="preserve"> </w:t>
      </w:r>
      <w:commentRangeStart w:id="43"/>
      <w:r w:rsidRPr="003F7BD7">
        <w:rPr>
          <w:lang w:val="en-IN"/>
        </w:rPr>
        <w:t>How about tone, structure, or presentation—do those factors matter for satisfaction?</w:t>
      </w:r>
      <w:commentRangeEnd w:id="43"/>
      <w:r w:rsidR="00DD5701">
        <w:rPr>
          <w:rStyle w:val="CommentReference"/>
        </w:rPr>
        <w:commentReference w:id="43"/>
      </w:r>
    </w:p>
    <w:p w14:paraId="486F3885" w14:textId="6FA7DE64" w:rsidR="003F7BD7" w:rsidRPr="003F7BD7" w:rsidRDefault="003F7BD7" w:rsidP="003F7BD7">
      <w:pPr>
        <w:rPr>
          <w:b/>
          <w:bCs/>
          <w:lang w:val="en-IN"/>
        </w:rPr>
      </w:pPr>
      <w:r w:rsidRPr="003F7BD7">
        <w:rPr>
          <w:b/>
          <w:bCs/>
          <w:lang w:val="en-IN"/>
        </w:rPr>
        <w:t>User:</w:t>
      </w:r>
      <w:r>
        <w:rPr>
          <w:b/>
          <w:bCs/>
          <w:lang w:val="en-IN"/>
        </w:rPr>
        <w:t xml:space="preserve"> </w:t>
      </w:r>
      <w:commentRangeStart w:id="44"/>
      <w:r w:rsidRPr="003F7BD7">
        <w:rPr>
          <w:lang w:val="en-IN"/>
        </w:rPr>
        <w:t>Yes, but only if they match the context. I prefer clear headings and logical flow, but not at the cost of relevance. For example, a concise bullet-point structure is better than a polished essay if I need speed and clarity. Form follows function</w:t>
      </w:r>
      <w:commentRangeEnd w:id="44"/>
      <w:r w:rsidR="00DD5701">
        <w:rPr>
          <w:rStyle w:val="CommentReference"/>
        </w:rPr>
        <w:commentReference w:id="44"/>
      </w:r>
      <w:r w:rsidRPr="003F7BD7">
        <w:rPr>
          <w:lang w:val="en-IN"/>
        </w:rPr>
        <w:t>.</w:t>
      </w:r>
    </w:p>
    <w:p w14:paraId="14C02385" w14:textId="77777777" w:rsidR="00644536" w:rsidRPr="00644536" w:rsidRDefault="00644536" w:rsidP="00644536">
      <w:pPr>
        <w:rPr>
          <w:b/>
          <w:bCs/>
          <w:lang w:val="en-IN"/>
        </w:rPr>
      </w:pPr>
      <w:r w:rsidRPr="00644536">
        <w:rPr>
          <w:b/>
          <w:bCs/>
          <w:lang w:val="en-IN"/>
        </w:rPr>
        <w:t>Consultant:</w:t>
      </w:r>
    </w:p>
    <w:p w14:paraId="2A1F52BA" w14:textId="77777777" w:rsidR="00644536" w:rsidRPr="00644536" w:rsidRDefault="00644536" w:rsidP="00644536">
      <w:pPr>
        <w:rPr>
          <w:lang w:val="en-IN"/>
        </w:rPr>
      </w:pPr>
      <w:r w:rsidRPr="00644536">
        <w:rPr>
          <w:lang w:val="en-IN"/>
        </w:rPr>
        <w:t>And if GPT delivered this kind of context-aware, prioritized response, how would it affect your overall experience?</w:t>
      </w:r>
    </w:p>
    <w:p w14:paraId="0EA1548B" w14:textId="0F943646" w:rsidR="00644536" w:rsidRPr="00644536" w:rsidRDefault="00644536" w:rsidP="00644536">
      <w:pPr>
        <w:rPr>
          <w:b/>
          <w:bCs/>
          <w:lang w:val="en-IN"/>
        </w:rPr>
      </w:pPr>
      <w:r w:rsidRPr="00644536">
        <w:rPr>
          <w:b/>
          <w:bCs/>
          <w:lang w:val="en-IN"/>
        </w:rPr>
        <w:t>User:</w:t>
      </w:r>
      <w:r>
        <w:rPr>
          <w:b/>
          <w:bCs/>
          <w:lang w:val="en-IN"/>
        </w:rPr>
        <w:t xml:space="preserve"> </w:t>
      </w:r>
      <w:commentRangeStart w:id="45"/>
      <w:r w:rsidRPr="00644536">
        <w:rPr>
          <w:lang w:val="en-IN"/>
        </w:rPr>
        <w:t xml:space="preserve">It would feel much more collaborative. I would spend less time editing, filtering, or translating the answer to my needs. It would feel like a tool working </w:t>
      </w:r>
      <w:r w:rsidRPr="00644536">
        <w:rPr>
          <w:i/>
          <w:iCs/>
          <w:lang w:val="en-IN"/>
        </w:rPr>
        <w:t>with me</w:t>
      </w:r>
      <w:r w:rsidRPr="00644536">
        <w:rPr>
          <w:lang w:val="en-IN"/>
        </w:rPr>
        <w:t>, not just generating content. That’s what “satisfying” really means for me.</w:t>
      </w:r>
      <w:commentRangeEnd w:id="45"/>
      <w:r w:rsidR="00DD5701">
        <w:rPr>
          <w:rStyle w:val="CommentReference"/>
        </w:rPr>
        <w:commentReference w:id="45"/>
      </w:r>
    </w:p>
    <w:p w14:paraId="2373644A" w14:textId="6457FFAE" w:rsidR="00644536" w:rsidRPr="00644536" w:rsidRDefault="00644536" w:rsidP="00644536">
      <w:pPr>
        <w:rPr>
          <w:b/>
          <w:bCs/>
          <w:lang w:val="en-IN"/>
        </w:rPr>
      </w:pPr>
      <w:r w:rsidRPr="00644536">
        <w:rPr>
          <w:b/>
          <w:bCs/>
          <w:lang w:val="en-IN"/>
        </w:rPr>
        <w:t>Consultant:</w:t>
      </w:r>
      <w:r>
        <w:rPr>
          <w:b/>
          <w:bCs/>
          <w:lang w:val="en-IN"/>
        </w:rPr>
        <w:t xml:space="preserve"> </w:t>
      </w:r>
      <w:commentRangeStart w:id="46"/>
      <w:r w:rsidRPr="00644536">
        <w:rPr>
          <w:lang w:val="en-IN"/>
        </w:rPr>
        <w:t>If you had to summarize in one sentence what the ideal GPT response looks like?</w:t>
      </w:r>
      <w:commentRangeEnd w:id="46"/>
      <w:r w:rsidR="00DD5701">
        <w:rPr>
          <w:rStyle w:val="CommentReference"/>
        </w:rPr>
        <w:commentReference w:id="46"/>
      </w:r>
    </w:p>
    <w:p w14:paraId="1F92854A" w14:textId="411CCFFF" w:rsidR="00644536" w:rsidRPr="00644536" w:rsidRDefault="00644536" w:rsidP="00644536">
      <w:pPr>
        <w:rPr>
          <w:b/>
          <w:bCs/>
          <w:lang w:val="en-IN"/>
        </w:rPr>
      </w:pPr>
      <w:r w:rsidRPr="00644536">
        <w:rPr>
          <w:b/>
          <w:bCs/>
          <w:lang w:val="en-IN"/>
        </w:rPr>
        <w:t>User:</w:t>
      </w:r>
      <w:r>
        <w:rPr>
          <w:b/>
          <w:bCs/>
          <w:lang w:val="en-IN"/>
        </w:rPr>
        <w:t xml:space="preserve"> </w:t>
      </w:r>
      <w:commentRangeStart w:id="47"/>
      <w:r w:rsidRPr="00644536">
        <w:rPr>
          <w:lang w:val="en-IN"/>
        </w:rPr>
        <w:t xml:space="preserve">A response that </w:t>
      </w:r>
      <w:r w:rsidRPr="00644536">
        <w:rPr>
          <w:b/>
          <w:bCs/>
          <w:lang w:val="en-IN"/>
        </w:rPr>
        <w:t>understands my intent, respects my constraints, and delivers actionable guidance</w:t>
      </w:r>
      <w:r w:rsidRPr="00644536">
        <w:rPr>
          <w:lang w:val="en-IN"/>
        </w:rPr>
        <w:t>, even if it’s less detailed than a theoretically perfect answer.</w:t>
      </w:r>
      <w:commentRangeEnd w:id="47"/>
      <w:r w:rsidR="00DD5701">
        <w:rPr>
          <w:rStyle w:val="CommentReference"/>
        </w:rPr>
        <w:commentReference w:id="47"/>
      </w:r>
    </w:p>
    <w:p w14:paraId="0303FC25" w14:textId="0CB3BEDC" w:rsidR="00644536" w:rsidRPr="00644536" w:rsidRDefault="00644536" w:rsidP="00644536">
      <w:pPr>
        <w:rPr>
          <w:b/>
          <w:bCs/>
          <w:lang w:val="en-IN"/>
        </w:rPr>
      </w:pPr>
      <w:r w:rsidRPr="00644536">
        <w:rPr>
          <w:b/>
          <w:bCs/>
          <w:lang w:val="en-IN"/>
        </w:rPr>
        <w:t>Consultant (closing reflection):</w:t>
      </w:r>
      <w:r>
        <w:rPr>
          <w:b/>
          <w:bCs/>
          <w:lang w:val="en-IN"/>
        </w:rPr>
        <w:t xml:space="preserve"> </w:t>
      </w:r>
      <w:commentRangeStart w:id="48"/>
      <w:r w:rsidRPr="00644536">
        <w:rPr>
          <w:lang w:val="en-IN"/>
        </w:rPr>
        <w:t xml:space="preserve">That’s an insightful distinction. It suggests that </w:t>
      </w:r>
      <w:r w:rsidRPr="00644536">
        <w:rPr>
          <w:b/>
          <w:bCs/>
          <w:lang w:val="en-IN"/>
        </w:rPr>
        <w:t>user satisfaction depends less on intelligence and more on collaboration and relevance</w:t>
      </w:r>
      <w:r w:rsidRPr="00644536">
        <w:rPr>
          <w:lang w:val="en-IN"/>
        </w:rPr>
        <w:t>—a key design principle for AI-human interactions.</w:t>
      </w:r>
      <w:commentRangeEnd w:id="48"/>
      <w:r w:rsidR="00DD5701">
        <w:rPr>
          <w:rStyle w:val="CommentReference"/>
        </w:rPr>
        <w:commentReference w:id="48"/>
      </w:r>
    </w:p>
    <w:p w14:paraId="12FDFA49" w14:textId="77777777" w:rsidR="00EE504F" w:rsidRDefault="00EE504F" w:rsidP="003F7BD7">
      <w:pPr>
        <w:rPr>
          <w:ins w:id="49" w:author="Om prakash Meher" w:date="2026-01-28T17:40:00Z"/>
        </w:rPr>
      </w:pPr>
    </w:p>
    <w:p w14:paraId="08EF4D39" w14:textId="77777777" w:rsidR="00EE504F" w:rsidRPr="00EE504F" w:rsidRDefault="00EE504F" w:rsidP="00EE504F">
      <w:pPr>
        <w:rPr>
          <w:ins w:id="50" w:author="Om prakash Meher" w:date="2026-01-28T17:40:00Z"/>
        </w:rPr>
      </w:pPr>
    </w:p>
    <w:p w14:paraId="3ECF7450" w14:textId="77777777" w:rsidR="00EE504F" w:rsidRPr="00EE504F" w:rsidRDefault="00EE504F" w:rsidP="00EE504F">
      <w:pPr>
        <w:rPr>
          <w:ins w:id="51" w:author="Om prakash Meher" w:date="2026-01-28T17:40:00Z"/>
        </w:rPr>
      </w:pPr>
    </w:p>
    <w:p w14:paraId="25EFDF14" w14:textId="77777777" w:rsidR="00EE504F" w:rsidRDefault="00EE504F" w:rsidP="00EE504F">
      <w:pPr>
        <w:rPr>
          <w:ins w:id="52" w:author="Om prakash Meher" w:date="2026-01-28T17:40:00Z"/>
        </w:rPr>
      </w:pPr>
    </w:p>
    <w:p w14:paraId="09052BE3" w14:textId="77777777" w:rsidR="00EE504F" w:rsidRDefault="00EE504F" w:rsidP="00EE504F">
      <w:pPr>
        <w:rPr>
          <w:ins w:id="53" w:author="Om prakash Meher" w:date="2026-01-28T17:40:00Z"/>
        </w:rPr>
      </w:pPr>
    </w:p>
    <w:p w14:paraId="78DCF5DB" w14:textId="77777777" w:rsidR="00EE504F" w:rsidRDefault="00EE504F" w:rsidP="00EE504F">
      <w:pPr>
        <w:rPr>
          <w:ins w:id="54" w:author="Om prakash Meher" w:date="2026-01-28T17:40:00Z"/>
        </w:rPr>
      </w:pPr>
    </w:p>
    <w:p w14:paraId="32CE7481" w14:textId="7B88FA3D" w:rsidR="00EE504F" w:rsidRPr="00EE504F" w:rsidRDefault="00EE504F" w:rsidP="00EE504F">
      <w:pPr>
        <w:rPr>
          <w:ins w:id="55" w:author="Om prakash Meher" w:date="2026-01-28T17:41:00Z"/>
          <w:b/>
          <w:bCs/>
          <w:sz w:val="36"/>
          <w:szCs w:val="36"/>
          <w:rPrChange w:id="56" w:author="Om prakash Meher" w:date="2026-01-28T17:41:00Z">
            <w:rPr>
              <w:ins w:id="57" w:author="Om prakash Meher" w:date="2026-01-28T17:41:00Z"/>
            </w:rPr>
          </w:rPrChange>
        </w:rPr>
      </w:pPr>
      <w:ins w:id="58" w:author="Om prakash Meher" w:date="2026-01-28T17:40:00Z">
        <w:r w:rsidRPr="00EE504F">
          <w:rPr>
            <w:b/>
            <w:bCs/>
            <w:sz w:val="36"/>
            <w:szCs w:val="36"/>
            <w:rPrChange w:id="59" w:author="Om prakash Meher" w:date="2026-01-28T17:41:00Z">
              <w:rPr/>
            </w:rPrChange>
          </w:rPr>
          <w:lastRenderedPageBreak/>
          <w:t>3 level codes generated by chat GPT are as follo</w:t>
        </w:r>
      </w:ins>
      <w:ins w:id="60" w:author="Om prakash Meher" w:date="2026-01-28T17:41:00Z">
        <w:r w:rsidRPr="00EE504F">
          <w:rPr>
            <w:b/>
            <w:bCs/>
            <w:sz w:val="36"/>
            <w:szCs w:val="36"/>
            <w:rPrChange w:id="61" w:author="Om prakash Meher" w:date="2026-01-28T17:41:00Z">
              <w:rPr/>
            </w:rPrChange>
          </w:rPr>
          <w:t>ws:</w:t>
        </w:r>
      </w:ins>
    </w:p>
    <w:p w14:paraId="49F0385C" w14:textId="77777777" w:rsidR="00EE504F" w:rsidRPr="00EE504F" w:rsidRDefault="00EE504F" w:rsidP="00EE504F">
      <w:pPr>
        <w:rPr>
          <w:ins w:id="62" w:author="Om prakash Meher" w:date="2026-01-28T17:41:00Z"/>
          <w:lang w:val="en-IN"/>
        </w:rPr>
      </w:pPr>
      <w:ins w:id="63" w:author="Om prakash Meher" w:date="2026-01-28T17:41:00Z">
        <w:r w:rsidRPr="00EE504F">
          <w:rPr>
            <w:b/>
            <w:bCs/>
            <w:lang w:val="en-IN"/>
          </w:rPr>
          <w:t>Phenomenon:</w:t>
        </w:r>
        <w:r w:rsidRPr="00EE504F">
          <w:rPr>
            <w:lang w:val="en-IN"/>
          </w:rPr>
          <w:t xml:space="preserve"> </w:t>
        </w:r>
        <w:r w:rsidRPr="00EE504F">
          <w:rPr>
            <w:i/>
            <w:iCs/>
            <w:lang w:val="en-IN"/>
          </w:rPr>
          <w:t>Technically superior GPT solution leading to stakeholder dissatisfaction</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031"/>
        <w:gridCol w:w="2008"/>
        <w:gridCol w:w="2189"/>
      </w:tblGrid>
      <w:tr w:rsidR="00EE504F" w:rsidRPr="00EE504F" w14:paraId="521B8E46" w14:textId="77777777" w:rsidTr="00EE504F">
        <w:trPr>
          <w:tblHeader/>
          <w:tblCellSpacing w:w="15" w:type="dxa"/>
          <w:ins w:id="64" w:author="Om prakash Meher" w:date="2026-01-28T17:41:00Z"/>
        </w:trPr>
        <w:tc>
          <w:tcPr>
            <w:tcW w:w="0" w:type="auto"/>
            <w:vAlign w:val="center"/>
            <w:hideMark/>
          </w:tcPr>
          <w:p w14:paraId="1FAEFFE9" w14:textId="77777777" w:rsidR="00EE504F" w:rsidRPr="00EE504F" w:rsidRDefault="00EE504F" w:rsidP="00EE504F">
            <w:pPr>
              <w:rPr>
                <w:ins w:id="65" w:author="Om prakash Meher" w:date="2026-01-28T17:41:00Z"/>
                <w:b/>
                <w:bCs/>
                <w:lang w:val="en-IN"/>
              </w:rPr>
            </w:pPr>
            <w:ins w:id="66" w:author="Om prakash Meher" w:date="2026-01-28T17:41:00Z">
              <w:r w:rsidRPr="00EE504F">
                <w:rPr>
                  <w:b/>
                  <w:bCs/>
                  <w:lang w:val="en-IN"/>
                </w:rPr>
                <w:t>Raw Data / Evidence (Interview &amp; Protocol)</w:t>
              </w:r>
            </w:ins>
          </w:p>
        </w:tc>
        <w:tc>
          <w:tcPr>
            <w:tcW w:w="0" w:type="auto"/>
            <w:vAlign w:val="center"/>
            <w:hideMark/>
          </w:tcPr>
          <w:p w14:paraId="179C42FF" w14:textId="77777777" w:rsidR="00EE504F" w:rsidRPr="00EE504F" w:rsidRDefault="00EE504F" w:rsidP="00EE504F">
            <w:pPr>
              <w:rPr>
                <w:ins w:id="67" w:author="Om prakash Meher" w:date="2026-01-28T17:41:00Z"/>
                <w:b/>
                <w:bCs/>
                <w:lang w:val="en-IN"/>
              </w:rPr>
            </w:pPr>
            <w:ins w:id="68" w:author="Om prakash Meher" w:date="2026-01-28T17:41:00Z">
              <w:r w:rsidRPr="00EE504F">
                <w:rPr>
                  <w:b/>
                  <w:bCs/>
                  <w:lang w:val="en-IN"/>
                </w:rPr>
                <w:t>Open Codes (1st Order – Descriptive)</w:t>
              </w:r>
            </w:ins>
          </w:p>
        </w:tc>
        <w:tc>
          <w:tcPr>
            <w:tcW w:w="0" w:type="auto"/>
            <w:vAlign w:val="center"/>
            <w:hideMark/>
          </w:tcPr>
          <w:p w14:paraId="60C2F0B3" w14:textId="77777777" w:rsidR="00EE504F" w:rsidRPr="00EE504F" w:rsidRDefault="00EE504F" w:rsidP="00EE504F">
            <w:pPr>
              <w:rPr>
                <w:ins w:id="69" w:author="Om prakash Meher" w:date="2026-01-28T17:41:00Z"/>
                <w:b/>
                <w:bCs/>
                <w:lang w:val="en-IN"/>
              </w:rPr>
            </w:pPr>
            <w:ins w:id="70" w:author="Om prakash Meher" w:date="2026-01-28T17:41:00Z">
              <w:r w:rsidRPr="00EE504F">
                <w:rPr>
                  <w:b/>
                  <w:bCs/>
                  <w:lang w:val="en-IN"/>
                </w:rPr>
                <w:t>Axial Codes (2nd Order – Conceptual)</w:t>
              </w:r>
            </w:ins>
          </w:p>
        </w:tc>
        <w:tc>
          <w:tcPr>
            <w:tcW w:w="0" w:type="auto"/>
            <w:vAlign w:val="center"/>
            <w:hideMark/>
          </w:tcPr>
          <w:p w14:paraId="3198E87B" w14:textId="77777777" w:rsidR="00EE504F" w:rsidRPr="00EE504F" w:rsidRDefault="00EE504F" w:rsidP="00EE504F">
            <w:pPr>
              <w:rPr>
                <w:ins w:id="71" w:author="Om prakash Meher" w:date="2026-01-28T17:41:00Z"/>
                <w:b/>
                <w:bCs/>
                <w:lang w:val="en-IN"/>
              </w:rPr>
            </w:pPr>
            <w:ins w:id="72" w:author="Om prakash Meher" w:date="2026-01-28T17:41:00Z">
              <w:r w:rsidRPr="00EE504F">
                <w:rPr>
                  <w:b/>
                  <w:bCs/>
                  <w:lang w:val="en-IN"/>
                </w:rPr>
                <w:t>Selective Codes (3rd Order – Core Themes)</w:t>
              </w:r>
            </w:ins>
          </w:p>
        </w:tc>
      </w:tr>
      <w:tr w:rsidR="00EE504F" w:rsidRPr="00EE504F" w14:paraId="641B51F0" w14:textId="77777777" w:rsidTr="00EE504F">
        <w:trPr>
          <w:tblCellSpacing w:w="15" w:type="dxa"/>
          <w:ins w:id="73" w:author="Om prakash Meher" w:date="2026-01-28T17:41:00Z"/>
        </w:trPr>
        <w:tc>
          <w:tcPr>
            <w:tcW w:w="0" w:type="auto"/>
            <w:vAlign w:val="center"/>
            <w:hideMark/>
          </w:tcPr>
          <w:p w14:paraId="062DFA3C" w14:textId="77777777" w:rsidR="00EE504F" w:rsidRPr="00EE504F" w:rsidRDefault="00EE504F" w:rsidP="00EE504F">
            <w:pPr>
              <w:rPr>
                <w:ins w:id="74" w:author="Om prakash Meher" w:date="2026-01-28T17:41:00Z"/>
                <w:lang w:val="en-IN"/>
              </w:rPr>
            </w:pPr>
            <w:ins w:id="75" w:author="Om prakash Meher" w:date="2026-01-28T17:41:00Z">
              <w:r w:rsidRPr="00EE504F">
                <w:rPr>
                  <w:lang w:val="en-IN"/>
                </w:rPr>
                <w:t>“Success meant faster turnaround and reduced analyst effort”</w:t>
              </w:r>
            </w:ins>
          </w:p>
        </w:tc>
        <w:tc>
          <w:tcPr>
            <w:tcW w:w="0" w:type="auto"/>
            <w:vAlign w:val="center"/>
            <w:hideMark/>
          </w:tcPr>
          <w:p w14:paraId="2CE58B5E" w14:textId="77777777" w:rsidR="00EE504F" w:rsidRPr="00EE504F" w:rsidRDefault="00EE504F" w:rsidP="00EE504F">
            <w:pPr>
              <w:rPr>
                <w:ins w:id="76" w:author="Om prakash Meher" w:date="2026-01-28T17:41:00Z"/>
                <w:lang w:val="en-IN"/>
              </w:rPr>
            </w:pPr>
            <w:ins w:id="77" w:author="Om prakash Meher" w:date="2026-01-28T17:41:00Z">
              <w:r w:rsidRPr="00EE504F">
                <w:rPr>
                  <w:lang w:val="en-IN"/>
                </w:rPr>
                <w:t>Efficiency-driven success definition</w:t>
              </w:r>
            </w:ins>
          </w:p>
        </w:tc>
        <w:tc>
          <w:tcPr>
            <w:tcW w:w="0" w:type="auto"/>
            <w:vAlign w:val="center"/>
            <w:hideMark/>
          </w:tcPr>
          <w:p w14:paraId="7D205822" w14:textId="77777777" w:rsidR="00EE504F" w:rsidRPr="00EE504F" w:rsidRDefault="00EE504F" w:rsidP="00EE504F">
            <w:pPr>
              <w:rPr>
                <w:ins w:id="78" w:author="Om prakash Meher" w:date="2026-01-28T17:41:00Z"/>
                <w:lang w:val="en-IN"/>
              </w:rPr>
            </w:pPr>
            <w:ins w:id="79" w:author="Om prakash Meher" w:date="2026-01-28T17:41:00Z">
              <w:r w:rsidRPr="00EE504F">
                <w:rPr>
                  <w:lang w:val="en-IN"/>
                </w:rPr>
                <w:t>Narrow success metrics</w:t>
              </w:r>
            </w:ins>
          </w:p>
        </w:tc>
        <w:tc>
          <w:tcPr>
            <w:tcW w:w="0" w:type="auto"/>
            <w:vAlign w:val="center"/>
            <w:hideMark/>
          </w:tcPr>
          <w:p w14:paraId="5CE1F906" w14:textId="77777777" w:rsidR="00EE504F" w:rsidRPr="00EE504F" w:rsidRDefault="00EE504F" w:rsidP="00EE504F">
            <w:pPr>
              <w:rPr>
                <w:ins w:id="80" w:author="Om prakash Meher" w:date="2026-01-28T17:41:00Z"/>
                <w:lang w:val="en-IN"/>
              </w:rPr>
            </w:pPr>
            <w:ins w:id="81" w:author="Om prakash Meher" w:date="2026-01-28T17:41:00Z">
              <w:r w:rsidRPr="00EE504F">
                <w:rPr>
                  <w:lang w:val="en-IN"/>
                </w:rPr>
                <w:t>Misaligned Value Definition</w:t>
              </w:r>
            </w:ins>
          </w:p>
        </w:tc>
      </w:tr>
      <w:tr w:rsidR="00EE504F" w:rsidRPr="00EE504F" w14:paraId="7E185855" w14:textId="77777777" w:rsidTr="00EE504F">
        <w:trPr>
          <w:tblCellSpacing w:w="15" w:type="dxa"/>
          <w:ins w:id="82" w:author="Om prakash Meher" w:date="2026-01-28T17:41:00Z"/>
        </w:trPr>
        <w:tc>
          <w:tcPr>
            <w:tcW w:w="0" w:type="auto"/>
            <w:vAlign w:val="center"/>
            <w:hideMark/>
          </w:tcPr>
          <w:p w14:paraId="07236092" w14:textId="77777777" w:rsidR="00EE504F" w:rsidRPr="00EE504F" w:rsidRDefault="00EE504F" w:rsidP="00EE504F">
            <w:pPr>
              <w:rPr>
                <w:ins w:id="83" w:author="Om prakash Meher" w:date="2026-01-28T17:41:00Z"/>
                <w:lang w:val="en-IN"/>
              </w:rPr>
            </w:pPr>
            <w:ins w:id="84" w:author="Om prakash Meher" w:date="2026-01-28T17:41:00Z">
              <w:r w:rsidRPr="00EE504F">
                <w:rPr>
                  <w:lang w:val="en-IN"/>
                </w:rPr>
                <w:t>“Reports were faster and more accurate”</w:t>
              </w:r>
            </w:ins>
          </w:p>
        </w:tc>
        <w:tc>
          <w:tcPr>
            <w:tcW w:w="0" w:type="auto"/>
            <w:vAlign w:val="center"/>
            <w:hideMark/>
          </w:tcPr>
          <w:p w14:paraId="733C8898" w14:textId="77777777" w:rsidR="00EE504F" w:rsidRPr="00EE504F" w:rsidRDefault="00EE504F" w:rsidP="00EE504F">
            <w:pPr>
              <w:rPr>
                <w:ins w:id="85" w:author="Om prakash Meher" w:date="2026-01-28T17:41:00Z"/>
                <w:lang w:val="en-IN"/>
              </w:rPr>
            </w:pPr>
            <w:ins w:id="86" w:author="Om prakash Meher" w:date="2026-01-28T17:41:00Z">
              <w:r w:rsidRPr="00EE504F">
                <w:rPr>
                  <w:lang w:val="en-IN"/>
                </w:rPr>
                <w:t>Speed improvement</w:t>
              </w:r>
            </w:ins>
          </w:p>
        </w:tc>
        <w:tc>
          <w:tcPr>
            <w:tcW w:w="0" w:type="auto"/>
            <w:vAlign w:val="center"/>
            <w:hideMark/>
          </w:tcPr>
          <w:p w14:paraId="74511AF6" w14:textId="77777777" w:rsidR="00EE504F" w:rsidRPr="00EE504F" w:rsidRDefault="00EE504F" w:rsidP="00EE504F">
            <w:pPr>
              <w:rPr>
                <w:ins w:id="87" w:author="Om prakash Meher" w:date="2026-01-28T17:41:00Z"/>
                <w:lang w:val="en-IN"/>
              </w:rPr>
            </w:pPr>
            <w:ins w:id="88" w:author="Om prakash Meher" w:date="2026-01-28T17:41:00Z">
              <w:r w:rsidRPr="00EE504F">
                <w:rPr>
                  <w:lang w:val="en-IN"/>
                </w:rPr>
                <w:t>Technical performance gain</w:t>
              </w:r>
            </w:ins>
          </w:p>
        </w:tc>
        <w:tc>
          <w:tcPr>
            <w:tcW w:w="0" w:type="auto"/>
            <w:vAlign w:val="center"/>
            <w:hideMark/>
          </w:tcPr>
          <w:p w14:paraId="6684575C" w14:textId="77777777" w:rsidR="00EE504F" w:rsidRPr="00EE504F" w:rsidRDefault="00EE504F" w:rsidP="00EE504F">
            <w:pPr>
              <w:rPr>
                <w:ins w:id="89" w:author="Om prakash Meher" w:date="2026-01-28T17:41:00Z"/>
                <w:lang w:val="en-IN"/>
              </w:rPr>
            </w:pPr>
            <w:ins w:id="90" w:author="Om prakash Meher" w:date="2026-01-28T17:41:00Z">
              <w:r w:rsidRPr="00EE504F">
                <w:rPr>
                  <w:lang w:val="en-IN"/>
                </w:rPr>
                <w:t>Misaligned Value Definition</w:t>
              </w:r>
            </w:ins>
          </w:p>
        </w:tc>
      </w:tr>
      <w:tr w:rsidR="00EE504F" w:rsidRPr="00EE504F" w14:paraId="2DAC60E1" w14:textId="77777777" w:rsidTr="00EE504F">
        <w:trPr>
          <w:tblCellSpacing w:w="15" w:type="dxa"/>
          <w:ins w:id="91" w:author="Om prakash Meher" w:date="2026-01-28T17:41:00Z"/>
        </w:trPr>
        <w:tc>
          <w:tcPr>
            <w:tcW w:w="0" w:type="auto"/>
            <w:vAlign w:val="center"/>
            <w:hideMark/>
          </w:tcPr>
          <w:p w14:paraId="0701B503" w14:textId="77777777" w:rsidR="00EE504F" w:rsidRPr="00EE504F" w:rsidRDefault="00EE504F" w:rsidP="00EE504F">
            <w:pPr>
              <w:rPr>
                <w:ins w:id="92" w:author="Om prakash Meher" w:date="2026-01-28T17:41:00Z"/>
                <w:lang w:val="en-IN"/>
              </w:rPr>
            </w:pPr>
            <w:ins w:id="93" w:author="Om prakash Meher" w:date="2026-01-28T17:41:00Z">
              <w:r w:rsidRPr="00EE504F">
                <w:rPr>
                  <w:lang w:val="en-IN"/>
                </w:rPr>
                <w:t>“Reports felt generic and hard to defend”</w:t>
              </w:r>
            </w:ins>
          </w:p>
        </w:tc>
        <w:tc>
          <w:tcPr>
            <w:tcW w:w="0" w:type="auto"/>
            <w:vAlign w:val="center"/>
            <w:hideMark/>
          </w:tcPr>
          <w:p w14:paraId="6789D894" w14:textId="77777777" w:rsidR="00EE504F" w:rsidRPr="00EE504F" w:rsidRDefault="00EE504F" w:rsidP="00EE504F">
            <w:pPr>
              <w:rPr>
                <w:ins w:id="94" w:author="Om prakash Meher" w:date="2026-01-28T17:41:00Z"/>
                <w:lang w:val="en-IN"/>
              </w:rPr>
            </w:pPr>
            <w:ins w:id="95" w:author="Om prakash Meher" w:date="2026-01-28T17:41:00Z">
              <w:r w:rsidRPr="00EE504F">
                <w:rPr>
                  <w:lang w:val="en-IN"/>
                </w:rPr>
                <w:t>Lack of contextual depth</w:t>
              </w:r>
            </w:ins>
          </w:p>
        </w:tc>
        <w:tc>
          <w:tcPr>
            <w:tcW w:w="0" w:type="auto"/>
            <w:vAlign w:val="center"/>
            <w:hideMark/>
          </w:tcPr>
          <w:p w14:paraId="2E469137" w14:textId="77777777" w:rsidR="00EE504F" w:rsidRPr="00EE504F" w:rsidRDefault="00EE504F" w:rsidP="00EE504F">
            <w:pPr>
              <w:rPr>
                <w:ins w:id="96" w:author="Om prakash Meher" w:date="2026-01-28T17:41:00Z"/>
                <w:lang w:val="en-IN"/>
              </w:rPr>
            </w:pPr>
            <w:ins w:id="97" w:author="Om prakash Meher" w:date="2026-01-28T17:41:00Z">
              <w:r w:rsidRPr="00EE504F">
                <w:rPr>
                  <w:lang w:val="en-IN"/>
                </w:rPr>
                <w:t>Perceived quality erosion</w:t>
              </w:r>
            </w:ins>
          </w:p>
        </w:tc>
        <w:tc>
          <w:tcPr>
            <w:tcW w:w="0" w:type="auto"/>
            <w:vAlign w:val="center"/>
            <w:hideMark/>
          </w:tcPr>
          <w:p w14:paraId="643DB096" w14:textId="77777777" w:rsidR="00EE504F" w:rsidRPr="00EE504F" w:rsidRDefault="00EE504F" w:rsidP="00EE504F">
            <w:pPr>
              <w:rPr>
                <w:ins w:id="98" w:author="Om prakash Meher" w:date="2026-01-28T17:41:00Z"/>
                <w:lang w:val="en-IN"/>
              </w:rPr>
            </w:pPr>
            <w:ins w:id="99" w:author="Om prakash Meher" w:date="2026-01-28T17:41:00Z">
              <w:r w:rsidRPr="00EE504F">
                <w:rPr>
                  <w:lang w:val="en-IN"/>
                </w:rPr>
                <w:t>Loss of Professional Meaning</w:t>
              </w:r>
            </w:ins>
          </w:p>
        </w:tc>
      </w:tr>
      <w:tr w:rsidR="00EE504F" w:rsidRPr="00EE504F" w14:paraId="6EFD370C" w14:textId="77777777" w:rsidTr="00EE504F">
        <w:trPr>
          <w:tblCellSpacing w:w="15" w:type="dxa"/>
          <w:ins w:id="100" w:author="Om prakash Meher" w:date="2026-01-28T17:41:00Z"/>
        </w:trPr>
        <w:tc>
          <w:tcPr>
            <w:tcW w:w="0" w:type="auto"/>
            <w:vAlign w:val="center"/>
            <w:hideMark/>
          </w:tcPr>
          <w:p w14:paraId="490D7147" w14:textId="77777777" w:rsidR="00EE504F" w:rsidRPr="00EE504F" w:rsidRDefault="00EE504F" w:rsidP="00EE504F">
            <w:pPr>
              <w:rPr>
                <w:ins w:id="101" w:author="Om prakash Meher" w:date="2026-01-28T17:41:00Z"/>
                <w:lang w:val="en-IN"/>
              </w:rPr>
            </w:pPr>
            <w:ins w:id="102" w:author="Om prakash Meher" w:date="2026-01-28T17:41:00Z">
              <w:r w:rsidRPr="00EE504F">
                <w:rPr>
                  <w:lang w:val="en-IN"/>
                </w:rPr>
                <w:t>“Analysts avoided the tool and edited manually”</w:t>
              </w:r>
            </w:ins>
          </w:p>
        </w:tc>
        <w:tc>
          <w:tcPr>
            <w:tcW w:w="0" w:type="auto"/>
            <w:vAlign w:val="center"/>
            <w:hideMark/>
          </w:tcPr>
          <w:p w14:paraId="23BF8CF5" w14:textId="77777777" w:rsidR="00EE504F" w:rsidRPr="00EE504F" w:rsidRDefault="00EE504F" w:rsidP="00EE504F">
            <w:pPr>
              <w:rPr>
                <w:ins w:id="103" w:author="Om prakash Meher" w:date="2026-01-28T17:41:00Z"/>
                <w:lang w:val="en-IN"/>
              </w:rPr>
            </w:pPr>
            <w:ins w:id="104" w:author="Om prakash Meher" w:date="2026-01-28T17:41:00Z">
              <w:r w:rsidRPr="00EE504F">
                <w:rPr>
                  <w:lang w:val="en-IN"/>
                </w:rPr>
                <w:t>Passive resistance</w:t>
              </w:r>
            </w:ins>
          </w:p>
        </w:tc>
        <w:tc>
          <w:tcPr>
            <w:tcW w:w="0" w:type="auto"/>
            <w:vAlign w:val="center"/>
            <w:hideMark/>
          </w:tcPr>
          <w:p w14:paraId="068F5685" w14:textId="77777777" w:rsidR="00EE504F" w:rsidRPr="00EE504F" w:rsidRDefault="00EE504F" w:rsidP="00EE504F">
            <w:pPr>
              <w:rPr>
                <w:ins w:id="105" w:author="Om prakash Meher" w:date="2026-01-28T17:41:00Z"/>
                <w:lang w:val="en-IN"/>
              </w:rPr>
            </w:pPr>
            <w:ins w:id="106" w:author="Om prakash Meher" w:date="2026-01-28T17:41:00Z">
              <w:r w:rsidRPr="00EE504F">
                <w:rPr>
                  <w:lang w:val="en-IN"/>
                </w:rPr>
                <w:t>Behavioral disengagement</w:t>
              </w:r>
            </w:ins>
          </w:p>
        </w:tc>
        <w:tc>
          <w:tcPr>
            <w:tcW w:w="0" w:type="auto"/>
            <w:vAlign w:val="center"/>
            <w:hideMark/>
          </w:tcPr>
          <w:p w14:paraId="43F6D2AE" w14:textId="77777777" w:rsidR="00EE504F" w:rsidRPr="00EE504F" w:rsidRDefault="00EE504F" w:rsidP="00EE504F">
            <w:pPr>
              <w:rPr>
                <w:ins w:id="107" w:author="Om prakash Meher" w:date="2026-01-28T17:41:00Z"/>
                <w:lang w:val="en-IN"/>
              </w:rPr>
            </w:pPr>
            <w:ins w:id="108" w:author="Om prakash Meher" w:date="2026-01-28T17:41:00Z">
              <w:r w:rsidRPr="00EE504F">
                <w:rPr>
                  <w:lang w:val="en-IN"/>
                </w:rPr>
                <w:t>Loss of Professional Meaning</w:t>
              </w:r>
            </w:ins>
          </w:p>
        </w:tc>
      </w:tr>
      <w:tr w:rsidR="00EE504F" w:rsidRPr="00EE504F" w14:paraId="541690BE" w14:textId="77777777" w:rsidTr="00EE504F">
        <w:trPr>
          <w:tblCellSpacing w:w="15" w:type="dxa"/>
          <w:ins w:id="109" w:author="Om prakash Meher" w:date="2026-01-28T17:41:00Z"/>
        </w:trPr>
        <w:tc>
          <w:tcPr>
            <w:tcW w:w="0" w:type="auto"/>
            <w:vAlign w:val="center"/>
            <w:hideMark/>
          </w:tcPr>
          <w:p w14:paraId="0335BF66" w14:textId="77777777" w:rsidR="00EE504F" w:rsidRPr="00EE504F" w:rsidRDefault="00EE504F" w:rsidP="00EE504F">
            <w:pPr>
              <w:rPr>
                <w:ins w:id="110" w:author="Om prakash Meher" w:date="2026-01-28T17:41:00Z"/>
                <w:lang w:val="en-IN"/>
              </w:rPr>
            </w:pPr>
            <w:ins w:id="111" w:author="Om prakash Meher" w:date="2026-01-28T17:41:00Z">
              <w:r w:rsidRPr="00EE504F">
                <w:rPr>
                  <w:lang w:val="en-IN"/>
                </w:rPr>
                <w:t>“Felt like GPT was replacing judgment”</w:t>
              </w:r>
            </w:ins>
          </w:p>
        </w:tc>
        <w:tc>
          <w:tcPr>
            <w:tcW w:w="0" w:type="auto"/>
            <w:vAlign w:val="center"/>
            <w:hideMark/>
          </w:tcPr>
          <w:p w14:paraId="3FFC5F3B" w14:textId="77777777" w:rsidR="00EE504F" w:rsidRPr="00EE504F" w:rsidRDefault="00EE504F" w:rsidP="00EE504F">
            <w:pPr>
              <w:rPr>
                <w:ins w:id="112" w:author="Om prakash Meher" w:date="2026-01-28T17:41:00Z"/>
                <w:lang w:val="en-IN"/>
              </w:rPr>
            </w:pPr>
            <w:ins w:id="113" w:author="Om prakash Meher" w:date="2026-01-28T17:41:00Z">
              <w:r w:rsidRPr="00EE504F">
                <w:rPr>
                  <w:lang w:val="en-IN"/>
                </w:rPr>
                <w:t>Threat perception</w:t>
              </w:r>
            </w:ins>
          </w:p>
        </w:tc>
        <w:tc>
          <w:tcPr>
            <w:tcW w:w="0" w:type="auto"/>
            <w:vAlign w:val="center"/>
            <w:hideMark/>
          </w:tcPr>
          <w:p w14:paraId="4FDE3699" w14:textId="77777777" w:rsidR="00EE504F" w:rsidRPr="00EE504F" w:rsidRDefault="00EE504F" w:rsidP="00EE504F">
            <w:pPr>
              <w:rPr>
                <w:ins w:id="114" w:author="Om prakash Meher" w:date="2026-01-28T17:41:00Z"/>
                <w:lang w:val="en-IN"/>
              </w:rPr>
            </w:pPr>
            <w:ins w:id="115" w:author="Om prakash Meher" w:date="2026-01-28T17:41:00Z">
              <w:r w:rsidRPr="00EE504F">
                <w:rPr>
                  <w:lang w:val="en-IN"/>
                </w:rPr>
                <w:t>Professional identity displacement</w:t>
              </w:r>
            </w:ins>
          </w:p>
        </w:tc>
        <w:tc>
          <w:tcPr>
            <w:tcW w:w="0" w:type="auto"/>
            <w:vAlign w:val="center"/>
            <w:hideMark/>
          </w:tcPr>
          <w:p w14:paraId="1AE16619" w14:textId="77777777" w:rsidR="00EE504F" w:rsidRPr="00EE504F" w:rsidRDefault="00EE504F" w:rsidP="00EE504F">
            <w:pPr>
              <w:rPr>
                <w:ins w:id="116" w:author="Om prakash Meher" w:date="2026-01-28T17:41:00Z"/>
                <w:lang w:val="en-IN"/>
              </w:rPr>
            </w:pPr>
            <w:ins w:id="117" w:author="Om prakash Meher" w:date="2026-01-28T17:41:00Z">
              <w:r w:rsidRPr="00EE504F">
                <w:rPr>
                  <w:lang w:val="en-IN"/>
                </w:rPr>
                <w:t>Erosion of Agency &amp; Control</w:t>
              </w:r>
            </w:ins>
          </w:p>
        </w:tc>
      </w:tr>
      <w:tr w:rsidR="00EE504F" w:rsidRPr="00EE504F" w14:paraId="04CC3D67" w14:textId="77777777" w:rsidTr="00EE504F">
        <w:trPr>
          <w:tblCellSpacing w:w="15" w:type="dxa"/>
          <w:ins w:id="118" w:author="Om prakash Meher" w:date="2026-01-28T17:41:00Z"/>
        </w:trPr>
        <w:tc>
          <w:tcPr>
            <w:tcW w:w="0" w:type="auto"/>
            <w:vAlign w:val="center"/>
            <w:hideMark/>
          </w:tcPr>
          <w:p w14:paraId="00BBA3B1" w14:textId="77777777" w:rsidR="00EE504F" w:rsidRPr="00EE504F" w:rsidRDefault="00EE504F" w:rsidP="00EE504F">
            <w:pPr>
              <w:rPr>
                <w:ins w:id="119" w:author="Om prakash Meher" w:date="2026-01-28T17:41:00Z"/>
                <w:lang w:val="en-IN"/>
              </w:rPr>
            </w:pPr>
            <w:ins w:id="120" w:author="Om prakash Meher" w:date="2026-01-28T17:41:00Z">
              <w:r w:rsidRPr="00EE504F">
                <w:rPr>
                  <w:lang w:val="en-IN"/>
                </w:rPr>
                <w:t>“Users became reviewers, not creators”</w:t>
              </w:r>
            </w:ins>
          </w:p>
        </w:tc>
        <w:tc>
          <w:tcPr>
            <w:tcW w:w="0" w:type="auto"/>
            <w:vAlign w:val="center"/>
            <w:hideMark/>
          </w:tcPr>
          <w:p w14:paraId="39836889" w14:textId="77777777" w:rsidR="00EE504F" w:rsidRPr="00EE504F" w:rsidRDefault="00EE504F" w:rsidP="00EE504F">
            <w:pPr>
              <w:rPr>
                <w:ins w:id="121" w:author="Om prakash Meher" w:date="2026-01-28T17:41:00Z"/>
                <w:lang w:val="en-IN"/>
              </w:rPr>
            </w:pPr>
            <w:ins w:id="122" w:author="Om prakash Meher" w:date="2026-01-28T17:41:00Z">
              <w:r w:rsidRPr="00EE504F">
                <w:rPr>
                  <w:lang w:val="en-IN"/>
                </w:rPr>
                <w:t>Role downgrade</w:t>
              </w:r>
            </w:ins>
          </w:p>
        </w:tc>
        <w:tc>
          <w:tcPr>
            <w:tcW w:w="0" w:type="auto"/>
            <w:vAlign w:val="center"/>
            <w:hideMark/>
          </w:tcPr>
          <w:p w14:paraId="014E2232" w14:textId="77777777" w:rsidR="00EE504F" w:rsidRPr="00EE504F" w:rsidRDefault="00EE504F" w:rsidP="00EE504F">
            <w:pPr>
              <w:rPr>
                <w:ins w:id="123" w:author="Om prakash Meher" w:date="2026-01-28T17:41:00Z"/>
                <w:lang w:val="en-IN"/>
              </w:rPr>
            </w:pPr>
            <w:ins w:id="124" w:author="Om prakash Meher" w:date="2026-01-28T17:41:00Z">
              <w:r w:rsidRPr="00EE504F">
                <w:rPr>
                  <w:lang w:val="en-IN"/>
                </w:rPr>
                <w:t>Professional identity displacement</w:t>
              </w:r>
            </w:ins>
          </w:p>
        </w:tc>
        <w:tc>
          <w:tcPr>
            <w:tcW w:w="0" w:type="auto"/>
            <w:vAlign w:val="center"/>
            <w:hideMark/>
          </w:tcPr>
          <w:p w14:paraId="2D828F9D" w14:textId="77777777" w:rsidR="00EE504F" w:rsidRPr="00EE504F" w:rsidRDefault="00EE504F" w:rsidP="00EE504F">
            <w:pPr>
              <w:rPr>
                <w:ins w:id="125" w:author="Om prakash Meher" w:date="2026-01-28T17:41:00Z"/>
                <w:lang w:val="en-IN"/>
              </w:rPr>
            </w:pPr>
            <w:ins w:id="126" w:author="Om prakash Meher" w:date="2026-01-28T17:41:00Z">
              <w:r w:rsidRPr="00EE504F">
                <w:rPr>
                  <w:lang w:val="en-IN"/>
                </w:rPr>
                <w:t>Erosion of Agency &amp; Control</w:t>
              </w:r>
            </w:ins>
          </w:p>
        </w:tc>
      </w:tr>
      <w:tr w:rsidR="00EE504F" w:rsidRPr="00EE504F" w14:paraId="5FF8D6B3" w14:textId="77777777" w:rsidTr="00EE504F">
        <w:trPr>
          <w:tblCellSpacing w:w="15" w:type="dxa"/>
          <w:ins w:id="127" w:author="Om prakash Meher" w:date="2026-01-28T17:41:00Z"/>
        </w:trPr>
        <w:tc>
          <w:tcPr>
            <w:tcW w:w="0" w:type="auto"/>
            <w:vAlign w:val="center"/>
            <w:hideMark/>
          </w:tcPr>
          <w:p w14:paraId="2A5C3C59" w14:textId="77777777" w:rsidR="00EE504F" w:rsidRPr="00EE504F" w:rsidRDefault="00EE504F" w:rsidP="00EE504F">
            <w:pPr>
              <w:rPr>
                <w:ins w:id="128" w:author="Om prakash Meher" w:date="2026-01-28T17:41:00Z"/>
                <w:lang w:val="en-IN"/>
              </w:rPr>
            </w:pPr>
            <w:ins w:id="129" w:author="Om prakash Meher" w:date="2026-01-28T17:41:00Z">
              <w:r w:rsidRPr="00EE504F">
                <w:rPr>
                  <w:lang w:val="en-IN"/>
                </w:rPr>
                <w:t>“Analysts felt disconnected from logic”</w:t>
              </w:r>
            </w:ins>
          </w:p>
        </w:tc>
        <w:tc>
          <w:tcPr>
            <w:tcW w:w="0" w:type="auto"/>
            <w:vAlign w:val="center"/>
            <w:hideMark/>
          </w:tcPr>
          <w:p w14:paraId="2F83ECB3" w14:textId="77777777" w:rsidR="00EE504F" w:rsidRPr="00EE504F" w:rsidRDefault="00EE504F" w:rsidP="00EE504F">
            <w:pPr>
              <w:rPr>
                <w:ins w:id="130" w:author="Om prakash Meher" w:date="2026-01-28T17:41:00Z"/>
                <w:lang w:val="en-IN"/>
              </w:rPr>
            </w:pPr>
            <w:ins w:id="131" w:author="Om prakash Meher" w:date="2026-01-28T17:41:00Z">
              <w:r w:rsidRPr="00EE504F">
                <w:rPr>
                  <w:lang w:val="en-IN"/>
                </w:rPr>
                <w:t>Lack of explainability</w:t>
              </w:r>
            </w:ins>
          </w:p>
        </w:tc>
        <w:tc>
          <w:tcPr>
            <w:tcW w:w="0" w:type="auto"/>
            <w:vAlign w:val="center"/>
            <w:hideMark/>
          </w:tcPr>
          <w:p w14:paraId="731C605C" w14:textId="77777777" w:rsidR="00EE504F" w:rsidRPr="00EE504F" w:rsidRDefault="00EE504F" w:rsidP="00EE504F">
            <w:pPr>
              <w:rPr>
                <w:ins w:id="132" w:author="Om prakash Meher" w:date="2026-01-28T17:41:00Z"/>
                <w:lang w:val="en-IN"/>
              </w:rPr>
            </w:pPr>
            <w:ins w:id="133" w:author="Om prakash Meher" w:date="2026-01-28T17:41:00Z">
              <w:r w:rsidRPr="00EE504F">
                <w:rPr>
                  <w:lang w:val="en-IN"/>
                </w:rPr>
                <w:t>Trust deficit</w:t>
              </w:r>
            </w:ins>
          </w:p>
        </w:tc>
        <w:tc>
          <w:tcPr>
            <w:tcW w:w="0" w:type="auto"/>
            <w:vAlign w:val="center"/>
            <w:hideMark/>
          </w:tcPr>
          <w:p w14:paraId="22A99D00" w14:textId="77777777" w:rsidR="00EE504F" w:rsidRPr="00EE504F" w:rsidRDefault="00EE504F" w:rsidP="00EE504F">
            <w:pPr>
              <w:rPr>
                <w:ins w:id="134" w:author="Om prakash Meher" w:date="2026-01-28T17:41:00Z"/>
                <w:lang w:val="en-IN"/>
              </w:rPr>
            </w:pPr>
            <w:ins w:id="135" w:author="Om prakash Meher" w:date="2026-01-28T17:41:00Z">
              <w:r w:rsidRPr="00EE504F">
                <w:rPr>
                  <w:lang w:val="en-IN"/>
                </w:rPr>
                <w:t>Trust Breakdown in AI Systems</w:t>
              </w:r>
            </w:ins>
          </w:p>
        </w:tc>
      </w:tr>
      <w:tr w:rsidR="00EE504F" w:rsidRPr="00EE504F" w14:paraId="71C78334" w14:textId="77777777" w:rsidTr="00EE504F">
        <w:trPr>
          <w:tblCellSpacing w:w="15" w:type="dxa"/>
          <w:ins w:id="136" w:author="Om prakash Meher" w:date="2026-01-28T17:41:00Z"/>
        </w:trPr>
        <w:tc>
          <w:tcPr>
            <w:tcW w:w="0" w:type="auto"/>
            <w:vAlign w:val="center"/>
            <w:hideMark/>
          </w:tcPr>
          <w:p w14:paraId="685178BA" w14:textId="77777777" w:rsidR="00EE504F" w:rsidRPr="00EE504F" w:rsidRDefault="00EE504F" w:rsidP="00EE504F">
            <w:pPr>
              <w:rPr>
                <w:ins w:id="137" w:author="Om prakash Meher" w:date="2026-01-28T17:41:00Z"/>
                <w:lang w:val="en-IN"/>
              </w:rPr>
            </w:pPr>
            <w:ins w:id="138" w:author="Om prakash Meher" w:date="2026-01-28T17:41:00Z">
              <w:r w:rsidRPr="00EE504F">
                <w:rPr>
                  <w:lang w:val="en-IN"/>
                </w:rPr>
                <w:t>“Efficiency gains were over-communicated”</w:t>
              </w:r>
            </w:ins>
          </w:p>
        </w:tc>
        <w:tc>
          <w:tcPr>
            <w:tcW w:w="0" w:type="auto"/>
            <w:vAlign w:val="center"/>
            <w:hideMark/>
          </w:tcPr>
          <w:p w14:paraId="18916066" w14:textId="77777777" w:rsidR="00EE504F" w:rsidRPr="00EE504F" w:rsidRDefault="00EE504F" w:rsidP="00EE504F">
            <w:pPr>
              <w:rPr>
                <w:ins w:id="139" w:author="Om prakash Meher" w:date="2026-01-28T17:41:00Z"/>
                <w:lang w:val="en-IN"/>
              </w:rPr>
            </w:pPr>
            <w:ins w:id="140" w:author="Om prakash Meher" w:date="2026-01-28T17:41:00Z">
              <w:r w:rsidRPr="00EE504F">
                <w:rPr>
                  <w:lang w:val="en-IN"/>
                </w:rPr>
                <w:t>One-sided communication</w:t>
              </w:r>
            </w:ins>
          </w:p>
        </w:tc>
        <w:tc>
          <w:tcPr>
            <w:tcW w:w="0" w:type="auto"/>
            <w:vAlign w:val="center"/>
            <w:hideMark/>
          </w:tcPr>
          <w:p w14:paraId="1C2BE0F4" w14:textId="77777777" w:rsidR="00EE504F" w:rsidRPr="00EE504F" w:rsidRDefault="00EE504F" w:rsidP="00EE504F">
            <w:pPr>
              <w:rPr>
                <w:ins w:id="141" w:author="Om prakash Meher" w:date="2026-01-28T17:41:00Z"/>
                <w:lang w:val="en-IN"/>
              </w:rPr>
            </w:pPr>
            <w:ins w:id="142" w:author="Om prakash Meher" w:date="2026-01-28T17:41:00Z">
              <w:r w:rsidRPr="00EE504F">
                <w:rPr>
                  <w:lang w:val="en-IN"/>
                </w:rPr>
                <w:t>Change narrative failure</w:t>
              </w:r>
            </w:ins>
          </w:p>
        </w:tc>
        <w:tc>
          <w:tcPr>
            <w:tcW w:w="0" w:type="auto"/>
            <w:vAlign w:val="center"/>
            <w:hideMark/>
          </w:tcPr>
          <w:p w14:paraId="5A61B772" w14:textId="77777777" w:rsidR="00EE504F" w:rsidRPr="00EE504F" w:rsidRDefault="00EE504F" w:rsidP="00EE504F">
            <w:pPr>
              <w:rPr>
                <w:ins w:id="143" w:author="Om prakash Meher" w:date="2026-01-28T17:41:00Z"/>
                <w:lang w:val="en-IN"/>
              </w:rPr>
            </w:pPr>
            <w:ins w:id="144" w:author="Om prakash Meher" w:date="2026-01-28T17:41:00Z">
              <w:r w:rsidRPr="00EE504F">
                <w:rPr>
                  <w:lang w:val="en-IN"/>
                </w:rPr>
                <w:t>Trust Breakdown in AI Systems</w:t>
              </w:r>
            </w:ins>
          </w:p>
        </w:tc>
      </w:tr>
      <w:tr w:rsidR="00EE504F" w:rsidRPr="00EE504F" w14:paraId="0E80673B" w14:textId="77777777" w:rsidTr="00EE504F">
        <w:trPr>
          <w:tblCellSpacing w:w="15" w:type="dxa"/>
          <w:ins w:id="145" w:author="Om prakash Meher" w:date="2026-01-28T17:41:00Z"/>
        </w:trPr>
        <w:tc>
          <w:tcPr>
            <w:tcW w:w="0" w:type="auto"/>
            <w:vAlign w:val="center"/>
            <w:hideMark/>
          </w:tcPr>
          <w:p w14:paraId="0E014639" w14:textId="77777777" w:rsidR="00EE504F" w:rsidRPr="00EE504F" w:rsidRDefault="00EE504F" w:rsidP="00EE504F">
            <w:pPr>
              <w:rPr>
                <w:ins w:id="146" w:author="Om prakash Meher" w:date="2026-01-28T17:41:00Z"/>
                <w:lang w:val="en-IN"/>
              </w:rPr>
            </w:pPr>
            <w:ins w:id="147" w:author="Om prakash Meher" w:date="2026-01-28T17:41:00Z">
              <w:r w:rsidRPr="00EE504F">
                <w:rPr>
                  <w:lang w:val="en-IN"/>
                </w:rPr>
                <w:t>“Training was minimal”</w:t>
              </w:r>
            </w:ins>
          </w:p>
        </w:tc>
        <w:tc>
          <w:tcPr>
            <w:tcW w:w="0" w:type="auto"/>
            <w:vAlign w:val="center"/>
            <w:hideMark/>
          </w:tcPr>
          <w:p w14:paraId="61EFB493" w14:textId="77777777" w:rsidR="00EE504F" w:rsidRPr="00EE504F" w:rsidRDefault="00EE504F" w:rsidP="00EE504F">
            <w:pPr>
              <w:rPr>
                <w:ins w:id="148" w:author="Om prakash Meher" w:date="2026-01-28T17:41:00Z"/>
                <w:lang w:val="en-IN"/>
              </w:rPr>
            </w:pPr>
            <w:ins w:id="149" w:author="Om prakash Meher" w:date="2026-01-28T17:41:00Z">
              <w:r w:rsidRPr="00EE504F">
                <w:rPr>
                  <w:lang w:val="en-IN"/>
                </w:rPr>
                <w:t>Insufficient enablement</w:t>
              </w:r>
            </w:ins>
          </w:p>
        </w:tc>
        <w:tc>
          <w:tcPr>
            <w:tcW w:w="0" w:type="auto"/>
            <w:vAlign w:val="center"/>
            <w:hideMark/>
          </w:tcPr>
          <w:p w14:paraId="43EF4A43" w14:textId="77777777" w:rsidR="00EE504F" w:rsidRPr="00EE504F" w:rsidRDefault="00EE504F" w:rsidP="00EE504F">
            <w:pPr>
              <w:rPr>
                <w:ins w:id="150" w:author="Om prakash Meher" w:date="2026-01-28T17:41:00Z"/>
                <w:lang w:val="en-IN"/>
              </w:rPr>
            </w:pPr>
            <w:ins w:id="151" w:author="Om prakash Meher" w:date="2026-01-28T17:41:00Z">
              <w:r w:rsidRPr="00EE504F">
                <w:rPr>
                  <w:lang w:val="en-IN"/>
                </w:rPr>
                <w:t>Capability gap</w:t>
              </w:r>
            </w:ins>
          </w:p>
        </w:tc>
        <w:tc>
          <w:tcPr>
            <w:tcW w:w="0" w:type="auto"/>
            <w:vAlign w:val="center"/>
            <w:hideMark/>
          </w:tcPr>
          <w:p w14:paraId="4E00C488" w14:textId="77777777" w:rsidR="00EE504F" w:rsidRPr="00EE504F" w:rsidRDefault="00EE504F" w:rsidP="00EE504F">
            <w:pPr>
              <w:rPr>
                <w:ins w:id="152" w:author="Om prakash Meher" w:date="2026-01-28T17:41:00Z"/>
                <w:lang w:val="en-IN"/>
              </w:rPr>
            </w:pPr>
            <w:ins w:id="153" w:author="Om prakash Meher" w:date="2026-01-28T17:41:00Z">
              <w:r w:rsidRPr="00EE504F">
                <w:rPr>
                  <w:lang w:val="en-IN"/>
                </w:rPr>
                <w:t>Adoption Infrastructure Weakness</w:t>
              </w:r>
            </w:ins>
          </w:p>
        </w:tc>
      </w:tr>
      <w:tr w:rsidR="00EE504F" w:rsidRPr="00EE504F" w14:paraId="5196131F" w14:textId="77777777" w:rsidTr="00EE504F">
        <w:trPr>
          <w:tblCellSpacing w:w="15" w:type="dxa"/>
          <w:ins w:id="154" w:author="Om prakash Meher" w:date="2026-01-28T17:41:00Z"/>
        </w:trPr>
        <w:tc>
          <w:tcPr>
            <w:tcW w:w="0" w:type="auto"/>
            <w:vAlign w:val="center"/>
            <w:hideMark/>
          </w:tcPr>
          <w:p w14:paraId="6F050365" w14:textId="77777777" w:rsidR="00EE504F" w:rsidRPr="00EE504F" w:rsidRDefault="00EE504F" w:rsidP="00EE504F">
            <w:pPr>
              <w:rPr>
                <w:ins w:id="155" w:author="Om prakash Meher" w:date="2026-01-28T17:41:00Z"/>
                <w:lang w:val="en-IN"/>
              </w:rPr>
            </w:pPr>
            <w:ins w:id="156" w:author="Om prakash Meher" w:date="2026-01-28T17:41:00Z">
              <w:r w:rsidRPr="00EE504F">
                <w:rPr>
                  <w:lang w:val="en-IN"/>
                </w:rPr>
                <w:t>“GPT positioned as answer engine”</w:t>
              </w:r>
            </w:ins>
          </w:p>
        </w:tc>
        <w:tc>
          <w:tcPr>
            <w:tcW w:w="0" w:type="auto"/>
            <w:vAlign w:val="center"/>
            <w:hideMark/>
          </w:tcPr>
          <w:p w14:paraId="2E60260A" w14:textId="77777777" w:rsidR="00EE504F" w:rsidRPr="00EE504F" w:rsidRDefault="00EE504F" w:rsidP="00EE504F">
            <w:pPr>
              <w:rPr>
                <w:ins w:id="157" w:author="Om prakash Meher" w:date="2026-01-28T17:41:00Z"/>
                <w:lang w:val="en-IN"/>
              </w:rPr>
            </w:pPr>
            <w:ins w:id="158" w:author="Om prakash Meher" w:date="2026-01-28T17:41:00Z">
              <w:r w:rsidRPr="00EE504F">
                <w:rPr>
                  <w:lang w:val="en-IN"/>
                </w:rPr>
                <w:t>Tool framing issue</w:t>
              </w:r>
            </w:ins>
          </w:p>
        </w:tc>
        <w:tc>
          <w:tcPr>
            <w:tcW w:w="0" w:type="auto"/>
            <w:vAlign w:val="center"/>
            <w:hideMark/>
          </w:tcPr>
          <w:p w14:paraId="39A01A49" w14:textId="77777777" w:rsidR="00EE504F" w:rsidRPr="00EE504F" w:rsidRDefault="00EE504F" w:rsidP="00EE504F">
            <w:pPr>
              <w:rPr>
                <w:ins w:id="159" w:author="Om prakash Meher" w:date="2026-01-28T17:41:00Z"/>
                <w:lang w:val="en-IN"/>
              </w:rPr>
            </w:pPr>
            <w:ins w:id="160" w:author="Om prakash Meher" w:date="2026-01-28T17:41:00Z">
              <w:r w:rsidRPr="00EE504F">
                <w:rPr>
                  <w:lang w:val="en-IN"/>
                </w:rPr>
                <w:t>Poor AI role design</w:t>
              </w:r>
            </w:ins>
          </w:p>
        </w:tc>
        <w:tc>
          <w:tcPr>
            <w:tcW w:w="0" w:type="auto"/>
            <w:vAlign w:val="center"/>
            <w:hideMark/>
          </w:tcPr>
          <w:p w14:paraId="4E1D3564" w14:textId="77777777" w:rsidR="00EE504F" w:rsidRPr="00EE504F" w:rsidRDefault="00EE504F" w:rsidP="00EE504F">
            <w:pPr>
              <w:rPr>
                <w:ins w:id="161" w:author="Om prakash Meher" w:date="2026-01-28T17:41:00Z"/>
                <w:lang w:val="en-IN"/>
              </w:rPr>
            </w:pPr>
            <w:ins w:id="162" w:author="Om prakash Meher" w:date="2026-01-28T17:41:00Z">
              <w:r w:rsidRPr="00EE504F">
                <w:rPr>
                  <w:lang w:val="en-IN"/>
                </w:rPr>
                <w:t>Human-Centered AI Design</w:t>
              </w:r>
            </w:ins>
          </w:p>
        </w:tc>
      </w:tr>
      <w:tr w:rsidR="00EE504F" w:rsidRPr="00EE504F" w14:paraId="02FADEDF" w14:textId="77777777" w:rsidTr="00EE504F">
        <w:trPr>
          <w:tblCellSpacing w:w="15" w:type="dxa"/>
          <w:ins w:id="163" w:author="Om prakash Meher" w:date="2026-01-28T17:41:00Z"/>
        </w:trPr>
        <w:tc>
          <w:tcPr>
            <w:tcW w:w="0" w:type="auto"/>
            <w:vAlign w:val="center"/>
            <w:hideMark/>
          </w:tcPr>
          <w:p w14:paraId="05686548" w14:textId="77777777" w:rsidR="00EE504F" w:rsidRPr="00EE504F" w:rsidRDefault="00EE504F" w:rsidP="00EE504F">
            <w:pPr>
              <w:rPr>
                <w:ins w:id="164" w:author="Om prakash Meher" w:date="2026-01-28T17:41:00Z"/>
                <w:lang w:val="en-IN"/>
              </w:rPr>
            </w:pPr>
            <w:ins w:id="165" w:author="Om prakash Meher" w:date="2026-01-28T17:41:00Z">
              <w:r w:rsidRPr="00EE504F">
                <w:rPr>
                  <w:lang w:val="en-IN"/>
                </w:rPr>
                <w:t>“Users not involved early”</w:t>
              </w:r>
            </w:ins>
          </w:p>
        </w:tc>
        <w:tc>
          <w:tcPr>
            <w:tcW w:w="0" w:type="auto"/>
            <w:vAlign w:val="center"/>
            <w:hideMark/>
          </w:tcPr>
          <w:p w14:paraId="1102268B" w14:textId="77777777" w:rsidR="00EE504F" w:rsidRPr="00EE504F" w:rsidRDefault="00EE504F" w:rsidP="00EE504F">
            <w:pPr>
              <w:rPr>
                <w:ins w:id="166" w:author="Om prakash Meher" w:date="2026-01-28T17:41:00Z"/>
                <w:lang w:val="en-IN"/>
              </w:rPr>
            </w:pPr>
            <w:ins w:id="167" w:author="Om prakash Meher" w:date="2026-01-28T17:41:00Z">
              <w:r w:rsidRPr="00EE504F">
                <w:rPr>
                  <w:lang w:val="en-IN"/>
                </w:rPr>
                <w:t>Exclusion from design</w:t>
              </w:r>
            </w:ins>
          </w:p>
        </w:tc>
        <w:tc>
          <w:tcPr>
            <w:tcW w:w="0" w:type="auto"/>
            <w:vAlign w:val="center"/>
            <w:hideMark/>
          </w:tcPr>
          <w:p w14:paraId="1A8D5C7E" w14:textId="77777777" w:rsidR="00EE504F" w:rsidRPr="00EE504F" w:rsidRDefault="00EE504F" w:rsidP="00EE504F">
            <w:pPr>
              <w:rPr>
                <w:ins w:id="168" w:author="Om prakash Meher" w:date="2026-01-28T17:41:00Z"/>
                <w:lang w:val="en-IN"/>
              </w:rPr>
            </w:pPr>
            <w:ins w:id="169" w:author="Om prakash Meher" w:date="2026-01-28T17:41:00Z">
              <w:r w:rsidRPr="00EE504F">
                <w:rPr>
                  <w:lang w:val="en-IN"/>
                </w:rPr>
                <w:t>Low stakeholder buy-in</w:t>
              </w:r>
            </w:ins>
          </w:p>
        </w:tc>
        <w:tc>
          <w:tcPr>
            <w:tcW w:w="0" w:type="auto"/>
            <w:vAlign w:val="center"/>
            <w:hideMark/>
          </w:tcPr>
          <w:p w14:paraId="3C2217E1" w14:textId="77777777" w:rsidR="00EE504F" w:rsidRPr="00EE504F" w:rsidRDefault="00EE504F" w:rsidP="00EE504F">
            <w:pPr>
              <w:rPr>
                <w:ins w:id="170" w:author="Om prakash Meher" w:date="2026-01-28T17:41:00Z"/>
                <w:lang w:val="en-IN"/>
              </w:rPr>
            </w:pPr>
            <w:ins w:id="171" w:author="Om prakash Meher" w:date="2026-01-28T17:41:00Z">
              <w:r w:rsidRPr="00EE504F">
                <w:rPr>
                  <w:lang w:val="en-IN"/>
                </w:rPr>
                <w:t>Human-Centered AI Design</w:t>
              </w:r>
            </w:ins>
          </w:p>
        </w:tc>
      </w:tr>
      <w:tr w:rsidR="00EE504F" w:rsidRPr="00EE504F" w14:paraId="319E1C57" w14:textId="77777777" w:rsidTr="00EE504F">
        <w:trPr>
          <w:tblCellSpacing w:w="15" w:type="dxa"/>
          <w:ins w:id="172" w:author="Om prakash Meher" w:date="2026-01-28T17:41:00Z"/>
        </w:trPr>
        <w:tc>
          <w:tcPr>
            <w:tcW w:w="0" w:type="auto"/>
            <w:vAlign w:val="center"/>
            <w:hideMark/>
          </w:tcPr>
          <w:p w14:paraId="6D44B31A" w14:textId="77777777" w:rsidR="00EE504F" w:rsidRPr="00EE504F" w:rsidRDefault="00EE504F" w:rsidP="00EE504F">
            <w:pPr>
              <w:rPr>
                <w:ins w:id="173" w:author="Om prakash Meher" w:date="2026-01-28T17:41:00Z"/>
                <w:lang w:val="en-IN"/>
              </w:rPr>
            </w:pPr>
            <w:ins w:id="174" w:author="Om prakash Meher" w:date="2026-01-28T17:41:00Z">
              <w:r w:rsidRPr="00EE504F">
                <w:rPr>
                  <w:lang w:val="en-IN"/>
                </w:rPr>
                <w:t xml:space="preserve">“Need GPT as co-pilot, </w:t>
              </w:r>
              <w:r w:rsidRPr="00EE504F">
                <w:rPr>
                  <w:lang w:val="en-IN"/>
                </w:rPr>
                <w:lastRenderedPageBreak/>
                <w:t>not decision-maker”</w:t>
              </w:r>
            </w:ins>
          </w:p>
        </w:tc>
        <w:tc>
          <w:tcPr>
            <w:tcW w:w="0" w:type="auto"/>
            <w:vAlign w:val="center"/>
            <w:hideMark/>
          </w:tcPr>
          <w:p w14:paraId="7F97DF16" w14:textId="77777777" w:rsidR="00EE504F" w:rsidRPr="00EE504F" w:rsidRDefault="00EE504F" w:rsidP="00EE504F">
            <w:pPr>
              <w:rPr>
                <w:ins w:id="175" w:author="Om prakash Meher" w:date="2026-01-28T17:41:00Z"/>
                <w:lang w:val="en-IN"/>
              </w:rPr>
            </w:pPr>
            <w:ins w:id="176" w:author="Om prakash Meher" w:date="2026-01-28T17:41:00Z">
              <w:r w:rsidRPr="00EE504F">
                <w:rPr>
                  <w:lang w:val="en-IN"/>
                </w:rPr>
                <w:lastRenderedPageBreak/>
                <w:t>Assistive framing</w:t>
              </w:r>
            </w:ins>
          </w:p>
        </w:tc>
        <w:tc>
          <w:tcPr>
            <w:tcW w:w="0" w:type="auto"/>
            <w:vAlign w:val="center"/>
            <w:hideMark/>
          </w:tcPr>
          <w:p w14:paraId="00563C77" w14:textId="77777777" w:rsidR="00EE504F" w:rsidRPr="00EE504F" w:rsidRDefault="00EE504F" w:rsidP="00EE504F">
            <w:pPr>
              <w:rPr>
                <w:ins w:id="177" w:author="Om prakash Meher" w:date="2026-01-28T17:41:00Z"/>
                <w:lang w:val="en-IN"/>
              </w:rPr>
            </w:pPr>
            <w:ins w:id="178" w:author="Om prakash Meher" w:date="2026-01-28T17:41:00Z">
              <w:r w:rsidRPr="00EE504F">
                <w:rPr>
                  <w:lang w:val="en-IN"/>
                </w:rPr>
                <w:t xml:space="preserve">Human–AI </w:t>
              </w:r>
              <w:r w:rsidRPr="00EE504F">
                <w:rPr>
                  <w:lang w:val="en-IN"/>
                </w:rPr>
                <w:lastRenderedPageBreak/>
                <w:t>collaboration</w:t>
              </w:r>
            </w:ins>
          </w:p>
        </w:tc>
        <w:tc>
          <w:tcPr>
            <w:tcW w:w="0" w:type="auto"/>
            <w:vAlign w:val="center"/>
            <w:hideMark/>
          </w:tcPr>
          <w:p w14:paraId="075A633F" w14:textId="77777777" w:rsidR="00EE504F" w:rsidRPr="00EE504F" w:rsidRDefault="00EE504F" w:rsidP="00EE504F">
            <w:pPr>
              <w:rPr>
                <w:ins w:id="179" w:author="Om prakash Meher" w:date="2026-01-28T17:41:00Z"/>
                <w:lang w:val="en-IN"/>
              </w:rPr>
            </w:pPr>
            <w:ins w:id="180" w:author="Om prakash Meher" w:date="2026-01-28T17:41:00Z">
              <w:r w:rsidRPr="00EE504F">
                <w:rPr>
                  <w:lang w:val="en-IN"/>
                </w:rPr>
                <w:lastRenderedPageBreak/>
                <w:t xml:space="preserve">Human-Centered AI </w:t>
              </w:r>
              <w:r w:rsidRPr="00EE504F">
                <w:rPr>
                  <w:lang w:val="en-IN"/>
                </w:rPr>
                <w:lastRenderedPageBreak/>
                <w:t>Design</w:t>
              </w:r>
            </w:ins>
          </w:p>
        </w:tc>
      </w:tr>
      <w:tr w:rsidR="00EE504F" w:rsidRPr="00EE504F" w14:paraId="347081E7" w14:textId="77777777" w:rsidTr="00EE504F">
        <w:trPr>
          <w:tblCellSpacing w:w="15" w:type="dxa"/>
          <w:ins w:id="181" w:author="Om prakash Meher" w:date="2026-01-28T17:41:00Z"/>
        </w:trPr>
        <w:tc>
          <w:tcPr>
            <w:tcW w:w="0" w:type="auto"/>
            <w:vAlign w:val="center"/>
            <w:hideMark/>
          </w:tcPr>
          <w:p w14:paraId="19B1FD28" w14:textId="77777777" w:rsidR="00EE504F" w:rsidRPr="00EE504F" w:rsidRDefault="00EE504F" w:rsidP="00EE504F">
            <w:pPr>
              <w:rPr>
                <w:ins w:id="182" w:author="Om prakash Meher" w:date="2026-01-28T17:41:00Z"/>
                <w:lang w:val="en-IN"/>
              </w:rPr>
            </w:pPr>
            <w:ins w:id="183" w:author="Om prakash Meher" w:date="2026-01-28T17:41:00Z">
              <w:r w:rsidRPr="00EE504F">
                <w:rPr>
                  <w:lang w:val="en-IN"/>
                </w:rPr>
                <w:lastRenderedPageBreak/>
                <w:t>“Need redesign of workflows”</w:t>
              </w:r>
            </w:ins>
          </w:p>
        </w:tc>
        <w:tc>
          <w:tcPr>
            <w:tcW w:w="0" w:type="auto"/>
            <w:vAlign w:val="center"/>
            <w:hideMark/>
          </w:tcPr>
          <w:p w14:paraId="5C499DAA" w14:textId="77777777" w:rsidR="00EE504F" w:rsidRPr="00EE504F" w:rsidRDefault="00EE504F" w:rsidP="00EE504F">
            <w:pPr>
              <w:rPr>
                <w:ins w:id="184" w:author="Om prakash Meher" w:date="2026-01-28T17:41:00Z"/>
                <w:lang w:val="en-IN"/>
              </w:rPr>
            </w:pPr>
            <w:ins w:id="185" w:author="Om prakash Meher" w:date="2026-01-28T17:41:00Z">
              <w:r w:rsidRPr="00EE504F">
                <w:rPr>
                  <w:lang w:val="en-IN"/>
                </w:rPr>
                <w:t>Process reconfiguration</w:t>
              </w:r>
            </w:ins>
          </w:p>
        </w:tc>
        <w:tc>
          <w:tcPr>
            <w:tcW w:w="0" w:type="auto"/>
            <w:vAlign w:val="center"/>
            <w:hideMark/>
          </w:tcPr>
          <w:p w14:paraId="0F3278D0" w14:textId="77777777" w:rsidR="00EE504F" w:rsidRPr="00EE504F" w:rsidRDefault="00EE504F" w:rsidP="00EE504F">
            <w:pPr>
              <w:rPr>
                <w:ins w:id="186" w:author="Om prakash Meher" w:date="2026-01-28T17:41:00Z"/>
                <w:lang w:val="en-IN"/>
              </w:rPr>
            </w:pPr>
            <w:ins w:id="187" w:author="Om prakash Meher" w:date="2026-01-28T17:41:00Z">
              <w:r w:rsidRPr="00EE504F">
                <w:rPr>
                  <w:lang w:val="en-IN"/>
                </w:rPr>
                <w:t>Governance adjustment</w:t>
              </w:r>
            </w:ins>
          </w:p>
        </w:tc>
        <w:tc>
          <w:tcPr>
            <w:tcW w:w="0" w:type="auto"/>
            <w:vAlign w:val="center"/>
            <w:hideMark/>
          </w:tcPr>
          <w:p w14:paraId="1E516A87" w14:textId="77777777" w:rsidR="00EE504F" w:rsidRPr="00EE504F" w:rsidRDefault="00EE504F" w:rsidP="00EE504F">
            <w:pPr>
              <w:rPr>
                <w:ins w:id="188" w:author="Om prakash Meher" w:date="2026-01-28T17:41:00Z"/>
                <w:lang w:val="en-IN"/>
              </w:rPr>
            </w:pPr>
            <w:ins w:id="189" w:author="Om prakash Meher" w:date="2026-01-28T17:41:00Z">
              <w:r w:rsidRPr="00EE504F">
                <w:rPr>
                  <w:lang w:val="en-IN"/>
                </w:rPr>
                <w:t>AI as Organizational Transformation</w:t>
              </w:r>
            </w:ins>
          </w:p>
        </w:tc>
      </w:tr>
      <w:tr w:rsidR="00EE504F" w:rsidRPr="00EE504F" w14:paraId="582879EE" w14:textId="77777777" w:rsidTr="00EE504F">
        <w:trPr>
          <w:tblCellSpacing w:w="15" w:type="dxa"/>
          <w:ins w:id="190" w:author="Om prakash Meher" w:date="2026-01-28T17:41:00Z"/>
        </w:trPr>
        <w:tc>
          <w:tcPr>
            <w:tcW w:w="0" w:type="auto"/>
            <w:vAlign w:val="center"/>
            <w:hideMark/>
          </w:tcPr>
          <w:p w14:paraId="5B3451FC" w14:textId="77777777" w:rsidR="00EE504F" w:rsidRPr="00EE504F" w:rsidRDefault="00EE504F" w:rsidP="00EE504F">
            <w:pPr>
              <w:rPr>
                <w:ins w:id="191" w:author="Om prakash Meher" w:date="2026-01-28T17:41:00Z"/>
                <w:lang w:val="en-IN"/>
              </w:rPr>
            </w:pPr>
            <w:ins w:id="192" w:author="Om prakash Meher" w:date="2026-01-28T17:41:00Z">
              <w:r w:rsidRPr="00EE504F">
                <w:rPr>
                  <w:lang w:val="en-IN"/>
                </w:rPr>
                <w:t>“Learning happened only after resistance”</w:t>
              </w:r>
            </w:ins>
          </w:p>
        </w:tc>
        <w:tc>
          <w:tcPr>
            <w:tcW w:w="0" w:type="auto"/>
            <w:vAlign w:val="center"/>
            <w:hideMark/>
          </w:tcPr>
          <w:p w14:paraId="013A0CF0" w14:textId="77777777" w:rsidR="00EE504F" w:rsidRPr="00EE504F" w:rsidRDefault="00EE504F" w:rsidP="00EE504F">
            <w:pPr>
              <w:rPr>
                <w:ins w:id="193" w:author="Om prakash Meher" w:date="2026-01-28T17:41:00Z"/>
                <w:lang w:val="en-IN"/>
              </w:rPr>
            </w:pPr>
            <w:ins w:id="194" w:author="Om prakash Meher" w:date="2026-01-28T17:41:00Z">
              <w:r w:rsidRPr="00EE504F">
                <w:rPr>
                  <w:lang w:val="en-IN"/>
                </w:rPr>
                <w:t>Reactive learning</w:t>
              </w:r>
            </w:ins>
          </w:p>
        </w:tc>
        <w:tc>
          <w:tcPr>
            <w:tcW w:w="0" w:type="auto"/>
            <w:vAlign w:val="center"/>
            <w:hideMark/>
          </w:tcPr>
          <w:p w14:paraId="2B0F053E" w14:textId="77777777" w:rsidR="00EE504F" w:rsidRPr="00EE504F" w:rsidRDefault="00EE504F" w:rsidP="00EE504F">
            <w:pPr>
              <w:rPr>
                <w:ins w:id="195" w:author="Om prakash Meher" w:date="2026-01-28T17:41:00Z"/>
                <w:lang w:val="en-IN"/>
              </w:rPr>
            </w:pPr>
            <w:ins w:id="196" w:author="Om prakash Meher" w:date="2026-01-28T17:41:00Z">
              <w:r w:rsidRPr="00EE504F">
                <w:rPr>
                  <w:lang w:val="en-IN"/>
                </w:rPr>
                <w:t>Low maturity</w:t>
              </w:r>
            </w:ins>
          </w:p>
        </w:tc>
        <w:tc>
          <w:tcPr>
            <w:tcW w:w="0" w:type="auto"/>
            <w:vAlign w:val="center"/>
            <w:hideMark/>
          </w:tcPr>
          <w:p w14:paraId="7A48DBE3" w14:textId="77777777" w:rsidR="00EE504F" w:rsidRPr="00EE504F" w:rsidRDefault="00EE504F" w:rsidP="00EE504F">
            <w:pPr>
              <w:rPr>
                <w:ins w:id="197" w:author="Om prakash Meher" w:date="2026-01-28T17:41:00Z"/>
                <w:lang w:val="en-IN"/>
              </w:rPr>
            </w:pPr>
            <w:ins w:id="198" w:author="Om prakash Meher" w:date="2026-01-28T17:41:00Z">
              <w:r w:rsidRPr="00EE504F">
                <w:rPr>
                  <w:lang w:val="en-IN"/>
                </w:rPr>
                <w:t>AI as Organizational Transformation</w:t>
              </w:r>
            </w:ins>
          </w:p>
        </w:tc>
      </w:tr>
    </w:tbl>
    <w:p w14:paraId="00914580" w14:textId="77777777" w:rsidR="00EE504F" w:rsidRDefault="00EE504F" w:rsidP="00EE504F">
      <w:pPr>
        <w:rPr>
          <w:ins w:id="199" w:author="Om prakash Meher" w:date="2026-01-28T17:41:00Z"/>
        </w:rPr>
      </w:pPr>
    </w:p>
    <w:p w14:paraId="6AE12B6C" w14:textId="77777777" w:rsidR="00EE504F" w:rsidRDefault="00EE504F" w:rsidP="00EE504F">
      <w:pPr>
        <w:rPr>
          <w:ins w:id="200" w:author="Om prakash Meher" w:date="2026-01-28T17:41:00Z"/>
        </w:rPr>
      </w:pPr>
    </w:p>
    <w:p w14:paraId="28DE4B31" w14:textId="77777777" w:rsidR="00EE504F" w:rsidRDefault="00EE504F" w:rsidP="00EE504F">
      <w:pPr>
        <w:rPr>
          <w:ins w:id="201" w:author="Om prakash Meher" w:date="2026-01-28T17:41:00Z"/>
        </w:rPr>
      </w:pPr>
    </w:p>
    <w:p w14:paraId="68FDAA91" w14:textId="77777777" w:rsidR="00EE504F" w:rsidRDefault="00EE504F" w:rsidP="00EE504F">
      <w:pPr>
        <w:rPr>
          <w:ins w:id="202" w:author="Om prakash Meher" w:date="2026-01-28T17:41:00Z"/>
        </w:rPr>
      </w:pPr>
    </w:p>
    <w:p w14:paraId="18650FEF" w14:textId="77777777" w:rsidR="00EE504F" w:rsidRDefault="00EE504F" w:rsidP="00EE504F">
      <w:pPr>
        <w:rPr>
          <w:ins w:id="203" w:author="Om prakash Meher" w:date="2026-01-28T17:41:00Z"/>
        </w:rPr>
      </w:pPr>
    </w:p>
    <w:p w14:paraId="401B5533" w14:textId="77777777" w:rsidR="00EE504F" w:rsidRPr="00EE504F" w:rsidRDefault="00EE504F" w:rsidP="00EE504F">
      <w:pPr>
        <w:rPr>
          <w:ins w:id="204" w:author="Om prakash Meher" w:date="2026-01-28T17:41:00Z"/>
          <w:b/>
          <w:bCs/>
          <w:sz w:val="36"/>
          <w:szCs w:val="36"/>
          <w:rPrChange w:id="205" w:author="Om prakash Meher" w:date="2026-01-28T17:42:00Z">
            <w:rPr>
              <w:ins w:id="206" w:author="Om prakash Meher" w:date="2026-01-28T17:41:00Z"/>
            </w:rPr>
          </w:rPrChange>
        </w:rPr>
      </w:pPr>
    </w:p>
    <w:p w14:paraId="17150F0D" w14:textId="0886B7ED" w:rsidR="00EE504F" w:rsidRDefault="00EE504F" w:rsidP="00EE504F">
      <w:pPr>
        <w:rPr>
          <w:ins w:id="207" w:author="Om prakash Meher" w:date="2026-01-28T17:42:00Z"/>
          <w:b/>
          <w:bCs/>
          <w:sz w:val="36"/>
          <w:szCs w:val="36"/>
        </w:rPr>
      </w:pPr>
      <w:ins w:id="208" w:author="Om prakash Meher" w:date="2026-01-28T17:41:00Z">
        <w:r w:rsidRPr="00EE504F">
          <w:rPr>
            <w:b/>
            <w:bCs/>
            <w:sz w:val="36"/>
            <w:szCs w:val="36"/>
            <w:rPrChange w:id="209" w:author="Om prakash Meher" w:date="2026-01-28T17:42:00Z">
              <w:rPr/>
            </w:rPrChange>
          </w:rPr>
          <w:t>3 level codes generated by Gemini are as follows:</w:t>
        </w:r>
      </w:ins>
    </w:p>
    <w:p w14:paraId="56960127" w14:textId="77777777" w:rsidR="00EE504F" w:rsidRDefault="00EE504F" w:rsidP="00EE504F">
      <w:pPr>
        <w:rPr>
          <w:ins w:id="210" w:author="Om prakash Meher" w:date="2026-01-28T17:42:00Z"/>
          <w:b/>
          <w:bCs/>
          <w:sz w:val="36"/>
          <w:szCs w:val="36"/>
        </w:rPr>
      </w:pPr>
    </w:p>
    <w:tbl>
      <w:tblPr>
        <w:tblW w:w="0" w:type="auto"/>
        <w:tblCellSpacing w:w="15" w:type="dxa"/>
        <w:tblCellMar>
          <w:left w:w="0" w:type="dxa"/>
          <w:right w:w="0" w:type="dxa"/>
        </w:tblCellMar>
        <w:tblLook w:val="04A0" w:firstRow="1" w:lastRow="0" w:firstColumn="1" w:lastColumn="0" w:noHBand="0" w:noVBand="1"/>
        <w:tblPrChange w:id="211" w:author="Om prakash Meher" w:date="2026-01-28T17:49:00Z">
          <w:tblPr>
            <w:tblW w:w="0" w:type="auto"/>
            <w:tblCellSpacing w:w="15" w:type="dxa"/>
            <w:tblCellMar>
              <w:left w:w="0" w:type="dxa"/>
              <w:right w:w="0" w:type="dxa"/>
            </w:tblCellMar>
            <w:tblLook w:val="04A0" w:firstRow="1" w:lastRow="0" w:firstColumn="1" w:lastColumn="0" w:noHBand="0" w:noVBand="1"/>
          </w:tblPr>
        </w:tblPrChange>
      </w:tblPr>
      <w:tblGrid>
        <w:gridCol w:w="2835"/>
        <w:gridCol w:w="2907"/>
        <w:gridCol w:w="3348"/>
        <w:tblGridChange w:id="212">
          <w:tblGrid>
            <w:gridCol w:w="2682"/>
            <w:gridCol w:w="153"/>
            <w:gridCol w:w="2907"/>
            <w:gridCol w:w="3348"/>
          </w:tblGrid>
        </w:tblGridChange>
      </w:tblGrid>
      <w:tr w:rsidR="00EE504F" w:rsidRPr="00EE504F" w14:paraId="565D7089" w14:textId="77777777" w:rsidTr="00A4715A">
        <w:trPr>
          <w:tblHeader/>
          <w:tblCellSpacing w:w="15" w:type="dxa"/>
          <w:ins w:id="213" w:author="Om prakash Meher" w:date="2026-01-28T17:46:00Z"/>
          <w:trPrChange w:id="214" w:author="Om prakash Meher" w:date="2026-01-28T17:49:00Z">
            <w:trPr>
              <w:tblHeader/>
              <w:tblCellSpacing w:w="15" w:type="dxa"/>
            </w:trPr>
          </w:trPrChange>
        </w:trPr>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15"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49AD6C3" w14:textId="77777777" w:rsidR="00EE504F" w:rsidRPr="00EE504F" w:rsidRDefault="00EE504F" w:rsidP="00EE504F">
            <w:pPr>
              <w:rPr>
                <w:ins w:id="216" w:author="Om prakash Meher" w:date="2026-01-28T17:46:00Z"/>
                <w:sz w:val="24"/>
                <w:szCs w:val="24"/>
                <w:lang w:val="en-IN"/>
              </w:rPr>
            </w:pPr>
            <w:ins w:id="217" w:author="Om prakash Meher" w:date="2026-01-28T17:46:00Z">
              <w:r w:rsidRPr="00EE504F">
                <w:rPr>
                  <w:b/>
                  <w:bCs/>
                  <w:sz w:val="24"/>
                  <w:szCs w:val="24"/>
                  <w:lang w:val="en-IN"/>
                </w:rPr>
                <w:t>Open Codes (1st Order)</w:t>
              </w:r>
            </w:ins>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18" w:author="Om prakash Meher" w:date="2026-01-28T17:49: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32DB1D0" w14:textId="77777777" w:rsidR="00EE504F" w:rsidRPr="00EE504F" w:rsidRDefault="00EE504F" w:rsidP="00EE504F">
            <w:pPr>
              <w:rPr>
                <w:ins w:id="219" w:author="Om prakash Meher" w:date="2026-01-28T17:46:00Z"/>
                <w:sz w:val="24"/>
                <w:szCs w:val="24"/>
                <w:lang w:val="en-IN"/>
              </w:rPr>
            </w:pPr>
            <w:ins w:id="220" w:author="Om prakash Meher" w:date="2026-01-28T17:46:00Z">
              <w:r w:rsidRPr="00EE504F">
                <w:rPr>
                  <w:b/>
                  <w:bCs/>
                  <w:sz w:val="24"/>
                  <w:szCs w:val="24"/>
                  <w:lang w:val="en-IN"/>
                </w:rPr>
                <w:t>Axial Codes (2nd Order)</w:t>
              </w:r>
            </w:ins>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21"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5B0B2A2A" w14:textId="77777777" w:rsidR="00EE504F" w:rsidRPr="00EE504F" w:rsidRDefault="00EE504F" w:rsidP="00EE504F">
            <w:pPr>
              <w:rPr>
                <w:ins w:id="222" w:author="Om prakash Meher" w:date="2026-01-28T17:46:00Z"/>
                <w:sz w:val="24"/>
                <w:szCs w:val="24"/>
                <w:lang w:val="en-IN"/>
              </w:rPr>
            </w:pPr>
            <w:ins w:id="223" w:author="Om prakash Meher" w:date="2026-01-28T17:46:00Z">
              <w:r w:rsidRPr="00EE504F">
                <w:rPr>
                  <w:b/>
                  <w:bCs/>
                  <w:sz w:val="24"/>
                  <w:szCs w:val="24"/>
                  <w:lang w:val="en-IN"/>
                </w:rPr>
                <w:t>Selective Codes (3rd Order)</w:t>
              </w:r>
            </w:ins>
          </w:p>
        </w:tc>
      </w:tr>
      <w:tr w:rsidR="00EE504F" w:rsidRPr="00EE504F" w14:paraId="1762A955" w14:textId="77777777" w:rsidTr="00A4715A">
        <w:trPr>
          <w:tblCellSpacing w:w="15" w:type="dxa"/>
          <w:ins w:id="224" w:author="Om prakash Meher" w:date="2026-01-28T17:46:00Z"/>
          <w:trPrChange w:id="225" w:author="Om prakash Meher" w:date="2026-01-28T17:49:00Z">
            <w:trPr>
              <w:tblCellSpacing w:w="15" w:type="dxa"/>
            </w:trPr>
          </w:trPrChange>
        </w:trPr>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26"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99712BA" w14:textId="7461FF60" w:rsidR="00EE504F" w:rsidRPr="00EE504F" w:rsidRDefault="00EE504F" w:rsidP="00EE504F">
            <w:pPr>
              <w:rPr>
                <w:ins w:id="227" w:author="Om prakash Meher" w:date="2026-01-28T17:46:00Z"/>
                <w:sz w:val="24"/>
                <w:szCs w:val="24"/>
                <w:lang w:val="en-IN"/>
              </w:rPr>
            </w:pPr>
            <w:ins w:id="228" w:author="Om prakash Meher" w:date="2026-01-28T17:46:00Z">
              <w:r w:rsidRPr="00EE504F">
                <w:rPr>
                  <w:sz w:val="24"/>
                  <w:szCs w:val="24"/>
                  <w:lang w:val="en-IN"/>
                </w:rPr>
                <w:t xml:space="preserve">• Polished language and clear headings </w:t>
              </w:r>
            </w:ins>
          </w:p>
          <w:p w14:paraId="41DA899A" w14:textId="6C455E34" w:rsidR="00EE504F" w:rsidRPr="00EE504F" w:rsidRDefault="00EE504F" w:rsidP="00EE504F">
            <w:pPr>
              <w:rPr>
                <w:ins w:id="229" w:author="Om prakash Meher" w:date="2026-01-28T17:46:00Z"/>
                <w:sz w:val="24"/>
                <w:szCs w:val="24"/>
                <w:lang w:val="en-IN"/>
              </w:rPr>
            </w:pPr>
            <w:ins w:id="230" w:author="Om prakash Meher" w:date="2026-01-28T17:46:00Z">
              <w:r w:rsidRPr="00EE504F">
                <w:rPr>
                  <w:sz w:val="24"/>
                  <w:szCs w:val="24"/>
                  <w:lang w:val="en-IN"/>
                </w:rPr>
                <w:t xml:space="preserve">• Logical flow and sequenced arguments </w:t>
              </w:r>
            </w:ins>
          </w:p>
          <w:p w14:paraId="77DDB15C" w14:textId="77777777" w:rsidR="00EE504F" w:rsidRPr="00EE504F" w:rsidRDefault="00EE504F" w:rsidP="00EE504F">
            <w:pPr>
              <w:rPr>
                <w:ins w:id="231" w:author="Om prakash Meher" w:date="2026-01-28T17:46:00Z"/>
                <w:sz w:val="24"/>
                <w:szCs w:val="24"/>
                <w:lang w:val="en-IN"/>
              </w:rPr>
            </w:pPr>
            <w:ins w:id="232" w:author="Om prakash Meher" w:date="2026-01-28T17:46:00Z">
              <w:r w:rsidRPr="00EE504F">
                <w:rPr>
                  <w:sz w:val="24"/>
                  <w:szCs w:val="24"/>
                  <w:lang w:val="en-IN"/>
                </w:rPr>
                <w:t xml:space="preserve">• Standard frameworks (Porter’s/SWOT) </w:t>
              </w:r>
            </w:ins>
          </w:p>
          <w:p w14:paraId="7C8117F2" w14:textId="77777777" w:rsidR="00EE504F" w:rsidRDefault="00EE504F" w:rsidP="00EE504F">
            <w:pPr>
              <w:rPr>
                <w:ins w:id="233" w:author="Om prakash Meher" w:date="2026-01-28T17:47:00Z"/>
                <w:sz w:val="24"/>
                <w:szCs w:val="24"/>
                <w:lang w:val="en-IN"/>
              </w:rPr>
            </w:pPr>
          </w:p>
          <w:p w14:paraId="6A32AD8B" w14:textId="1CB8E6F5" w:rsidR="00EE504F" w:rsidRPr="00EE504F" w:rsidRDefault="00EE504F" w:rsidP="00EE504F">
            <w:pPr>
              <w:rPr>
                <w:ins w:id="234" w:author="Om prakash Meher" w:date="2026-01-28T17:46:00Z"/>
                <w:sz w:val="24"/>
                <w:szCs w:val="24"/>
                <w:lang w:val="en-IN"/>
              </w:rPr>
            </w:pPr>
            <w:ins w:id="235" w:author="Om prakash Meher" w:date="2026-01-28T17:46:00Z">
              <w:r w:rsidRPr="00EE504F">
                <w:rPr>
                  <w:sz w:val="24"/>
                  <w:szCs w:val="24"/>
                  <w:lang w:val="en-IN"/>
                </w:rPr>
                <w:t xml:space="preserve">• Technically "perfect" </w:t>
              </w:r>
              <w:r w:rsidRPr="00EE504F">
                <w:rPr>
                  <w:sz w:val="24"/>
                  <w:szCs w:val="24"/>
                  <w:lang w:val="en-IN"/>
                </w:rPr>
                <w:lastRenderedPageBreak/>
                <w:t xml:space="preserve">and coherent </w:t>
              </w:r>
            </w:ins>
          </w:p>
          <w:p w14:paraId="353891AD" w14:textId="77777777" w:rsidR="00EE504F" w:rsidRPr="00EE504F" w:rsidRDefault="00EE504F" w:rsidP="00EE504F">
            <w:pPr>
              <w:rPr>
                <w:ins w:id="236" w:author="Om prakash Meher" w:date="2026-01-28T17:46:00Z"/>
                <w:sz w:val="24"/>
                <w:szCs w:val="24"/>
                <w:lang w:val="en-IN"/>
              </w:rPr>
            </w:pPr>
            <w:ins w:id="237" w:author="Om prakash Meher" w:date="2026-01-28T17:46:00Z">
              <w:r w:rsidRPr="00EE504F">
                <w:rPr>
                  <w:sz w:val="24"/>
                  <w:szCs w:val="24"/>
                  <w:lang w:val="en-IN"/>
                </w:rPr>
                <w:t xml:space="preserve">• Aligned with industry/academic standards </w:t>
              </w:r>
            </w:ins>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38" w:author="Om prakash Meher" w:date="2026-01-28T17:49: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440624E" w14:textId="4DED05ED" w:rsidR="00EE504F" w:rsidRPr="00EE504F" w:rsidRDefault="00EE504F" w:rsidP="00EE504F">
            <w:pPr>
              <w:rPr>
                <w:ins w:id="239" w:author="Om prakash Meher" w:date="2026-01-28T17:46:00Z"/>
                <w:sz w:val="24"/>
                <w:szCs w:val="24"/>
                <w:lang w:val="en-IN"/>
              </w:rPr>
            </w:pPr>
            <w:ins w:id="240" w:author="Om prakash Meher" w:date="2026-01-28T17:46:00Z">
              <w:r w:rsidRPr="00EE504F">
                <w:rPr>
                  <w:b/>
                  <w:bCs/>
                  <w:sz w:val="24"/>
                  <w:szCs w:val="24"/>
                  <w:lang w:val="en-IN"/>
                </w:rPr>
                <w:lastRenderedPageBreak/>
                <w:t>Category A: Generic Technical Excellence</w:t>
              </w:r>
              <w:r w:rsidRPr="00EE504F">
                <w:rPr>
                  <w:sz w:val="24"/>
                  <w:szCs w:val="24"/>
                  <w:lang w:val="en-IN"/>
                </w:rPr>
                <w:t xml:space="preserve"> </w:t>
              </w:r>
            </w:ins>
          </w:p>
          <w:p w14:paraId="4C4743A4" w14:textId="77777777" w:rsidR="00EE504F" w:rsidRDefault="00EE504F" w:rsidP="00EE504F">
            <w:pPr>
              <w:rPr>
                <w:ins w:id="241" w:author="Om prakash Meher" w:date="2026-01-28T17:48:00Z"/>
                <w:sz w:val="24"/>
                <w:szCs w:val="24"/>
                <w:lang w:val="en-IN"/>
              </w:rPr>
            </w:pPr>
          </w:p>
          <w:p w14:paraId="65084C42" w14:textId="7F67CD98" w:rsidR="00EE504F" w:rsidRPr="00EE504F" w:rsidRDefault="00EE504F" w:rsidP="00EE504F">
            <w:pPr>
              <w:rPr>
                <w:ins w:id="242" w:author="Om prakash Meher" w:date="2026-01-28T17:46:00Z"/>
                <w:sz w:val="24"/>
                <w:szCs w:val="24"/>
                <w:lang w:val="en-IN"/>
              </w:rPr>
            </w:pPr>
            <w:ins w:id="243" w:author="Om prakash Meher" w:date="2026-01-28T17:46:00Z">
              <w:r w:rsidRPr="00EE504F">
                <w:rPr>
                  <w:sz w:val="24"/>
                  <w:szCs w:val="24"/>
                  <w:lang w:val="en-IN"/>
                </w:rPr>
                <w:t xml:space="preserve">The AI prioritizes "universal correctness" and textbook completeness over the user's specific reality. </w:t>
              </w:r>
            </w:ins>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44"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FAE3873" w14:textId="74001E88" w:rsidR="00EE504F" w:rsidRPr="00EE504F" w:rsidRDefault="00EE504F" w:rsidP="00EE504F">
            <w:pPr>
              <w:rPr>
                <w:ins w:id="245" w:author="Om prakash Meher" w:date="2026-01-28T17:46:00Z"/>
                <w:sz w:val="24"/>
                <w:szCs w:val="24"/>
                <w:lang w:val="en-IN"/>
              </w:rPr>
            </w:pPr>
            <w:ins w:id="246" w:author="Om prakash Meher" w:date="2026-01-28T17:46:00Z">
              <w:r w:rsidRPr="00EE504F">
                <w:rPr>
                  <w:b/>
                  <w:bCs/>
                  <w:sz w:val="24"/>
                  <w:szCs w:val="24"/>
                  <w:lang w:val="en-IN"/>
                </w:rPr>
                <w:t>Theme 1: The Relevance-Intelligence Divergence</w:t>
              </w:r>
              <w:r w:rsidRPr="00EE504F">
                <w:rPr>
                  <w:sz w:val="24"/>
                  <w:szCs w:val="24"/>
                  <w:lang w:val="en-IN"/>
                </w:rPr>
                <w:t xml:space="preserve"> </w:t>
              </w:r>
            </w:ins>
          </w:p>
          <w:p w14:paraId="1254061E" w14:textId="77777777" w:rsidR="00EE504F" w:rsidRDefault="00EE504F" w:rsidP="00EE504F">
            <w:pPr>
              <w:rPr>
                <w:ins w:id="247" w:author="Om prakash Meher" w:date="2026-01-28T17:48:00Z"/>
                <w:sz w:val="24"/>
                <w:szCs w:val="24"/>
                <w:lang w:val="en-IN"/>
              </w:rPr>
            </w:pPr>
          </w:p>
          <w:p w14:paraId="472FDC70" w14:textId="77777777" w:rsidR="00EE504F" w:rsidRDefault="00EE504F" w:rsidP="00EE504F">
            <w:pPr>
              <w:rPr>
                <w:ins w:id="248" w:author="Om prakash Meher" w:date="2026-01-28T17:48:00Z"/>
                <w:sz w:val="24"/>
                <w:szCs w:val="24"/>
                <w:lang w:val="en-IN"/>
              </w:rPr>
            </w:pPr>
          </w:p>
          <w:p w14:paraId="59B888BD" w14:textId="4EA5BC26" w:rsidR="00EE504F" w:rsidRPr="00EE504F" w:rsidRDefault="00EE504F" w:rsidP="00EE504F">
            <w:pPr>
              <w:rPr>
                <w:ins w:id="249" w:author="Om prakash Meher" w:date="2026-01-28T17:46:00Z"/>
                <w:sz w:val="24"/>
                <w:szCs w:val="24"/>
                <w:lang w:val="en-IN"/>
              </w:rPr>
            </w:pPr>
            <w:ins w:id="250" w:author="Om prakash Meher" w:date="2026-01-28T17:46:00Z">
              <w:r w:rsidRPr="00EE504F">
                <w:rPr>
                  <w:sz w:val="24"/>
                  <w:szCs w:val="24"/>
                  <w:lang w:val="en-IN"/>
                </w:rPr>
                <w:t xml:space="preserve">User satisfaction is decoupled from the AI's "intelligence" or "polish." Instead, it depends on the distance between the </w:t>
              </w:r>
              <w:r w:rsidRPr="00EE504F">
                <w:rPr>
                  <w:sz w:val="24"/>
                  <w:szCs w:val="24"/>
                  <w:lang w:val="en-IN"/>
                </w:rPr>
                <w:lastRenderedPageBreak/>
                <w:t xml:space="preserve">output and situational action. </w:t>
              </w:r>
            </w:ins>
          </w:p>
        </w:tc>
      </w:tr>
      <w:tr w:rsidR="00EE504F" w:rsidRPr="00EE504F" w14:paraId="7C0EF174" w14:textId="77777777" w:rsidTr="00A4715A">
        <w:trPr>
          <w:tblCellSpacing w:w="15" w:type="dxa"/>
          <w:ins w:id="251" w:author="Om prakash Meher" w:date="2026-01-28T17:46:00Z"/>
          <w:trPrChange w:id="252" w:author="Om prakash Meher" w:date="2026-01-28T17:49:00Z">
            <w:trPr>
              <w:tblCellSpacing w:w="15" w:type="dxa"/>
            </w:trPr>
          </w:trPrChange>
        </w:trPr>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53"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5D4A2FB" w14:textId="21421278" w:rsidR="00EE504F" w:rsidRPr="00EE504F" w:rsidRDefault="00EE504F" w:rsidP="00EE504F">
            <w:pPr>
              <w:rPr>
                <w:ins w:id="254" w:author="Om prakash Meher" w:date="2026-01-28T17:46:00Z"/>
                <w:sz w:val="24"/>
                <w:szCs w:val="24"/>
                <w:lang w:val="en-IN"/>
              </w:rPr>
            </w:pPr>
            <w:ins w:id="255" w:author="Om prakash Meher" w:date="2026-01-28T17:46:00Z">
              <w:r w:rsidRPr="00EE504F">
                <w:rPr>
                  <w:sz w:val="24"/>
                  <w:szCs w:val="24"/>
                  <w:lang w:val="en-IN"/>
                </w:rPr>
                <w:lastRenderedPageBreak/>
                <w:t xml:space="preserve">• Assumed ideal market conditions </w:t>
              </w:r>
            </w:ins>
          </w:p>
          <w:p w14:paraId="6438EBC7" w14:textId="45080B5F" w:rsidR="00EE504F" w:rsidRPr="00EE504F" w:rsidRDefault="00EE504F" w:rsidP="00EE504F">
            <w:pPr>
              <w:rPr>
                <w:ins w:id="256" w:author="Om prakash Meher" w:date="2026-01-28T17:46:00Z"/>
                <w:sz w:val="24"/>
                <w:szCs w:val="24"/>
                <w:lang w:val="en-IN"/>
              </w:rPr>
            </w:pPr>
            <w:ins w:id="257" w:author="Om prakash Meher" w:date="2026-01-28T17:46:00Z">
              <w:r w:rsidRPr="00EE504F">
                <w:rPr>
                  <w:sz w:val="24"/>
                  <w:szCs w:val="24"/>
                  <w:lang w:val="en-IN"/>
                </w:rPr>
                <w:t xml:space="preserve">• Assumed unlimited time and data </w:t>
              </w:r>
            </w:ins>
          </w:p>
          <w:p w14:paraId="5C2433AF" w14:textId="5675A272" w:rsidR="00EE504F" w:rsidRPr="00EE504F" w:rsidRDefault="00EE504F" w:rsidP="00EE504F">
            <w:pPr>
              <w:rPr>
                <w:ins w:id="258" w:author="Om prakash Meher" w:date="2026-01-28T17:46:00Z"/>
                <w:sz w:val="24"/>
                <w:szCs w:val="24"/>
                <w:lang w:val="en-IN"/>
              </w:rPr>
            </w:pPr>
            <w:ins w:id="259" w:author="Om prakash Meher" w:date="2026-01-28T17:46:00Z">
              <w:r w:rsidRPr="00EE504F">
                <w:rPr>
                  <w:sz w:val="24"/>
                  <w:szCs w:val="24"/>
                  <w:lang w:val="en-IN"/>
                </w:rPr>
                <w:t xml:space="preserve">• Broad and generalized overview </w:t>
              </w:r>
            </w:ins>
          </w:p>
          <w:p w14:paraId="65BA9497" w14:textId="56E02E85" w:rsidR="00EE504F" w:rsidRPr="00EE504F" w:rsidRDefault="00EE504F" w:rsidP="00EE504F">
            <w:pPr>
              <w:rPr>
                <w:ins w:id="260" w:author="Om prakash Meher" w:date="2026-01-28T17:46:00Z"/>
                <w:sz w:val="24"/>
                <w:szCs w:val="24"/>
                <w:lang w:val="en-IN"/>
              </w:rPr>
            </w:pPr>
            <w:ins w:id="261" w:author="Om prakash Meher" w:date="2026-01-28T17:46:00Z">
              <w:r w:rsidRPr="00EE504F">
                <w:rPr>
                  <w:sz w:val="24"/>
                  <w:szCs w:val="24"/>
                  <w:lang w:val="en-IN"/>
                </w:rPr>
                <w:t xml:space="preserve">• Failed to prioritize or make trade-offs </w:t>
              </w:r>
            </w:ins>
          </w:p>
          <w:p w14:paraId="41E34D61" w14:textId="77777777" w:rsidR="00EE504F" w:rsidRPr="00EE504F" w:rsidRDefault="00EE504F" w:rsidP="00EE504F">
            <w:pPr>
              <w:rPr>
                <w:ins w:id="262" w:author="Om prakash Meher" w:date="2026-01-28T17:46:00Z"/>
                <w:sz w:val="24"/>
                <w:szCs w:val="24"/>
                <w:lang w:val="en-IN"/>
              </w:rPr>
            </w:pPr>
            <w:ins w:id="263" w:author="Om prakash Meher" w:date="2026-01-28T17:46:00Z">
              <w:r w:rsidRPr="00EE504F">
                <w:rPr>
                  <w:sz w:val="24"/>
                  <w:szCs w:val="24"/>
                  <w:lang w:val="en-IN"/>
                </w:rPr>
                <w:t xml:space="preserve">• Ignored specific target segment </w:t>
              </w:r>
            </w:ins>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64" w:author="Om prakash Meher" w:date="2026-01-28T17:49: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81C6AFD" w14:textId="77777777" w:rsidR="00EE504F" w:rsidRPr="00EE504F" w:rsidRDefault="00EE504F" w:rsidP="00EE504F">
            <w:pPr>
              <w:rPr>
                <w:ins w:id="265" w:author="Om prakash Meher" w:date="2026-01-28T17:46:00Z"/>
                <w:sz w:val="24"/>
                <w:szCs w:val="24"/>
                <w:lang w:val="en-IN"/>
              </w:rPr>
            </w:pPr>
            <w:ins w:id="266" w:author="Om prakash Meher" w:date="2026-01-28T17:46:00Z">
              <w:r w:rsidRPr="00EE504F">
                <w:rPr>
                  <w:b/>
                  <w:bCs/>
                  <w:sz w:val="24"/>
                  <w:szCs w:val="24"/>
                  <w:lang w:val="en-IN"/>
                </w:rPr>
                <w:t>Category B: Contextual Blindness</w:t>
              </w:r>
              <w:r w:rsidRPr="00EE504F">
                <w:rPr>
                  <w:sz w:val="24"/>
                  <w:szCs w:val="24"/>
                  <w:lang w:val="en-IN"/>
                </w:rPr>
                <w:t xml:space="preserve"> </w:t>
              </w:r>
            </w:ins>
          </w:p>
          <w:p w14:paraId="05414335" w14:textId="77777777" w:rsidR="00EE504F" w:rsidRPr="00EE504F" w:rsidRDefault="00EE504F" w:rsidP="00EE504F">
            <w:pPr>
              <w:rPr>
                <w:ins w:id="267" w:author="Om prakash Meher" w:date="2026-01-28T17:46:00Z"/>
                <w:sz w:val="24"/>
                <w:szCs w:val="24"/>
                <w:lang w:val="en-IN"/>
              </w:rPr>
            </w:pPr>
            <w:ins w:id="268" w:author="Om prakash Meher" w:date="2026-01-28T17:46:00Z">
              <w:r w:rsidRPr="00EE504F">
                <w:rPr>
                  <w:sz w:val="24"/>
                  <w:szCs w:val="24"/>
                  <w:lang w:val="en-IN"/>
                </w:rPr>
                <w:br/>
              </w:r>
            </w:ins>
          </w:p>
          <w:p w14:paraId="33BBECD2" w14:textId="77777777" w:rsidR="00EE504F" w:rsidRPr="00EE504F" w:rsidRDefault="00EE504F" w:rsidP="00EE504F">
            <w:pPr>
              <w:rPr>
                <w:ins w:id="269" w:author="Om prakash Meher" w:date="2026-01-28T17:46:00Z"/>
                <w:sz w:val="24"/>
                <w:szCs w:val="24"/>
                <w:lang w:val="en-IN"/>
              </w:rPr>
            </w:pPr>
            <w:ins w:id="270" w:author="Om prakash Meher" w:date="2026-01-28T17:46:00Z">
              <w:r w:rsidRPr="00EE504F">
                <w:rPr>
                  <w:sz w:val="24"/>
                  <w:szCs w:val="24"/>
                  <w:lang w:val="en-IN"/>
                </w:rPr>
                <w:t xml:space="preserve">The gap between the AI’s "unconstrained" analytical world and the user’s "highly-constrained" practical reality. </w:t>
              </w:r>
            </w:ins>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71"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B790057" w14:textId="77777777" w:rsidR="00EE504F" w:rsidRPr="00EE504F" w:rsidRDefault="00EE504F" w:rsidP="00EE504F">
            <w:pPr>
              <w:rPr>
                <w:ins w:id="272" w:author="Om prakash Meher" w:date="2026-01-28T17:46:00Z"/>
                <w:sz w:val="24"/>
                <w:szCs w:val="24"/>
                <w:lang w:val="en-IN"/>
              </w:rPr>
            </w:pPr>
          </w:p>
        </w:tc>
      </w:tr>
      <w:tr w:rsidR="00EE504F" w:rsidRPr="00EE504F" w14:paraId="33C61BEC" w14:textId="77777777" w:rsidTr="00A4715A">
        <w:trPr>
          <w:tblCellSpacing w:w="15" w:type="dxa"/>
          <w:ins w:id="273" w:author="Om prakash Meher" w:date="2026-01-28T17:46:00Z"/>
          <w:trPrChange w:id="274" w:author="Om prakash Meher" w:date="2026-01-28T17:49:00Z">
            <w:trPr>
              <w:tblCellSpacing w:w="15" w:type="dxa"/>
            </w:trPr>
          </w:trPrChange>
        </w:trPr>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75"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4EDA503" w14:textId="381A4219" w:rsidR="00EE504F" w:rsidRPr="00EE504F" w:rsidRDefault="00EE504F" w:rsidP="00EE504F">
            <w:pPr>
              <w:rPr>
                <w:ins w:id="276" w:author="Om prakash Meher" w:date="2026-01-28T17:46:00Z"/>
                <w:sz w:val="24"/>
                <w:szCs w:val="24"/>
                <w:lang w:val="en-IN"/>
              </w:rPr>
            </w:pPr>
            <w:ins w:id="277" w:author="Om prakash Meher" w:date="2026-01-28T17:46:00Z">
              <w:r w:rsidRPr="00EE504F">
                <w:rPr>
                  <w:sz w:val="24"/>
                  <w:szCs w:val="24"/>
                  <w:lang w:val="en-IN"/>
                </w:rPr>
                <w:t xml:space="preserve">• Spending more time editing than creating </w:t>
              </w:r>
            </w:ins>
          </w:p>
          <w:p w14:paraId="030298AA" w14:textId="2B0037E9" w:rsidR="00EE504F" w:rsidRPr="00EE504F" w:rsidRDefault="00EE504F" w:rsidP="00EE504F">
            <w:pPr>
              <w:rPr>
                <w:ins w:id="278" w:author="Om prakash Meher" w:date="2026-01-28T17:46:00Z"/>
                <w:sz w:val="24"/>
                <w:szCs w:val="24"/>
                <w:lang w:val="en-IN"/>
              </w:rPr>
            </w:pPr>
            <w:ins w:id="279" w:author="Om prakash Meher" w:date="2026-01-28T17:46:00Z">
              <w:r w:rsidRPr="00EE504F">
                <w:rPr>
                  <w:sz w:val="24"/>
                  <w:szCs w:val="24"/>
                  <w:lang w:val="en-IN"/>
                </w:rPr>
                <w:t>• Stripping down and re-prioritizing points</w:t>
              </w:r>
            </w:ins>
          </w:p>
          <w:p w14:paraId="15A76D41" w14:textId="77777777" w:rsidR="00EE504F" w:rsidRPr="00EE504F" w:rsidRDefault="00EE504F" w:rsidP="00EE504F">
            <w:pPr>
              <w:rPr>
                <w:ins w:id="280" w:author="Om prakash Meher" w:date="2026-01-28T17:46:00Z"/>
                <w:sz w:val="24"/>
                <w:szCs w:val="24"/>
                <w:lang w:val="en-IN"/>
              </w:rPr>
            </w:pPr>
            <w:ins w:id="281" w:author="Om prakash Meher" w:date="2026-01-28T17:46:00Z">
              <w:r w:rsidRPr="00EE504F">
                <w:rPr>
                  <w:sz w:val="24"/>
                  <w:szCs w:val="24"/>
                  <w:lang w:val="en-IN"/>
                </w:rPr>
                <w:t xml:space="preserve">• Feelings of "extra work" and friction </w:t>
              </w:r>
            </w:ins>
          </w:p>
          <w:p w14:paraId="3732AE4A" w14:textId="77777777" w:rsidR="00EE504F" w:rsidRPr="00EE504F" w:rsidRDefault="00EE504F" w:rsidP="00EE504F">
            <w:pPr>
              <w:rPr>
                <w:ins w:id="282" w:author="Om prakash Meher" w:date="2026-01-28T17:46:00Z"/>
                <w:sz w:val="24"/>
                <w:szCs w:val="24"/>
                <w:lang w:val="en-IN"/>
              </w:rPr>
            </w:pPr>
            <w:ins w:id="283" w:author="Om prakash Meher" w:date="2026-01-28T17:46:00Z">
              <w:r w:rsidRPr="00EE504F">
                <w:rPr>
                  <w:sz w:val="24"/>
                  <w:szCs w:val="24"/>
                  <w:lang w:val="en-IN"/>
                </w:rPr>
                <w:t xml:space="preserve">• Difficulty translating response to action </w:t>
              </w:r>
            </w:ins>
          </w:p>
          <w:p w14:paraId="2E5513C4" w14:textId="77777777" w:rsidR="00EE504F" w:rsidRPr="00EE504F" w:rsidRDefault="00EE504F" w:rsidP="00EE504F">
            <w:pPr>
              <w:rPr>
                <w:ins w:id="284" w:author="Om prakash Meher" w:date="2026-01-28T17:46:00Z"/>
                <w:sz w:val="24"/>
                <w:szCs w:val="24"/>
                <w:lang w:val="en-IN"/>
              </w:rPr>
            </w:pPr>
            <w:ins w:id="285" w:author="Om prakash Meher" w:date="2026-01-28T17:46:00Z">
              <w:r w:rsidRPr="00EE504F">
                <w:rPr>
                  <w:sz w:val="24"/>
                  <w:szCs w:val="24"/>
                  <w:lang w:val="en-IN"/>
                </w:rPr>
                <w:br/>
              </w:r>
            </w:ins>
          </w:p>
          <w:p w14:paraId="10E4199A" w14:textId="77777777" w:rsidR="00EE504F" w:rsidRPr="00EE504F" w:rsidRDefault="00EE504F" w:rsidP="00EE504F">
            <w:pPr>
              <w:rPr>
                <w:ins w:id="286" w:author="Om prakash Meher" w:date="2026-01-28T17:46:00Z"/>
                <w:sz w:val="24"/>
                <w:szCs w:val="24"/>
                <w:lang w:val="en-IN"/>
              </w:rPr>
            </w:pPr>
            <w:ins w:id="287" w:author="Om prakash Meher" w:date="2026-01-28T17:46:00Z">
              <w:r w:rsidRPr="00EE504F">
                <w:rPr>
                  <w:sz w:val="24"/>
                  <w:szCs w:val="24"/>
                  <w:lang w:val="en-IN"/>
                </w:rPr>
                <w:t xml:space="preserve">• Confusion on where </w:t>
              </w:r>
              <w:r w:rsidRPr="00EE504F">
                <w:rPr>
                  <w:sz w:val="24"/>
                  <w:szCs w:val="24"/>
                  <w:lang w:val="en-IN"/>
                </w:rPr>
                <w:lastRenderedPageBreak/>
                <w:t xml:space="preserve">to start </w:t>
              </w:r>
            </w:ins>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88" w:author="Om prakash Meher" w:date="2026-01-28T17:49: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9B6E2CB" w14:textId="77777777" w:rsidR="00EE504F" w:rsidRPr="00EE504F" w:rsidRDefault="00EE504F" w:rsidP="00EE504F">
            <w:pPr>
              <w:rPr>
                <w:ins w:id="289" w:author="Om prakash Meher" w:date="2026-01-28T17:46:00Z"/>
                <w:sz w:val="24"/>
                <w:szCs w:val="24"/>
                <w:lang w:val="en-IN"/>
              </w:rPr>
            </w:pPr>
            <w:ins w:id="290" w:author="Om prakash Meher" w:date="2026-01-28T17:46:00Z">
              <w:r w:rsidRPr="00EE504F">
                <w:rPr>
                  <w:b/>
                  <w:bCs/>
                  <w:sz w:val="24"/>
                  <w:szCs w:val="24"/>
                  <w:lang w:val="en-IN"/>
                </w:rPr>
                <w:lastRenderedPageBreak/>
                <w:t>Category C: The Effort Paradox</w:t>
              </w:r>
              <w:r w:rsidRPr="00EE504F">
                <w:rPr>
                  <w:sz w:val="24"/>
                  <w:szCs w:val="24"/>
                  <w:lang w:val="en-IN"/>
                </w:rPr>
                <w:t xml:space="preserve"> </w:t>
              </w:r>
            </w:ins>
          </w:p>
          <w:p w14:paraId="182741EB" w14:textId="77777777" w:rsidR="00EE504F" w:rsidRPr="00EE504F" w:rsidRDefault="00EE504F" w:rsidP="00EE504F">
            <w:pPr>
              <w:rPr>
                <w:ins w:id="291" w:author="Om prakash Meher" w:date="2026-01-28T17:46:00Z"/>
                <w:sz w:val="24"/>
                <w:szCs w:val="24"/>
                <w:lang w:val="en-IN"/>
              </w:rPr>
            </w:pPr>
            <w:ins w:id="292" w:author="Om prakash Meher" w:date="2026-01-28T17:46:00Z">
              <w:r w:rsidRPr="00EE504F">
                <w:rPr>
                  <w:sz w:val="24"/>
                  <w:szCs w:val="24"/>
                  <w:lang w:val="en-IN"/>
                </w:rPr>
                <w:br/>
              </w:r>
            </w:ins>
          </w:p>
          <w:p w14:paraId="35188261" w14:textId="77777777" w:rsidR="00EE504F" w:rsidRPr="00EE504F" w:rsidRDefault="00EE504F" w:rsidP="00EE504F">
            <w:pPr>
              <w:rPr>
                <w:ins w:id="293" w:author="Om prakash Meher" w:date="2026-01-28T17:46:00Z"/>
                <w:sz w:val="24"/>
                <w:szCs w:val="24"/>
                <w:lang w:val="en-IN"/>
              </w:rPr>
            </w:pPr>
            <w:ins w:id="294" w:author="Om prakash Meher" w:date="2026-01-28T17:46:00Z">
              <w:r w:rsidRPr="00EE504F">
                <w:rPr>
                  <w:sz w:val="24"/>
                  <w:szCs w:val="24"/>
                  <w:lang w:val="en-IN"/>
                </w:rPr>
                <w:t xml:space="preserve">Technically superior answers increase user workload by requiring significant "un-doing" to make them usable. </w:t>
              </w:r>
            </w:ins>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295"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84E8AF3" w14:textId="77777777" w:rsidR="00EE504F" w:rsidRPr="00EE504F" w:rsidRDefault="00EE504F" w:rsidP="00EE504F">
            <w:pPr>
              <w:rPr>
                <w:ins w:id="296" w:author="Om prakash Meher" w:date="2026-01-28T17:46:00Z"/>
                <w:sz w:val="24"/>
                <w:szCs w:val="24"/>
                <w:lang w:val="en-IN"/>
              </w:rPr>
            </w:pPr>
            <w:ins w:id="297" w:author="Om prakash Meher" w:date="2026-01-28T17:46:00Z">
              <w:r w:rsidRPr="00EE504F">
                <w:rPr>
                  <w:b/>
                  <w:bCs/>
                  <w:sz w:val="24"/>
                  <w:szCs w:val="24"/>
                  <w:lang w:val="en-IN"/>
                </w:rPr>
                <w:t>Theme 2: Collaborative Agency vs. Static Delivery</w:t>
              </w:r>
              <w:r w:rsidRPr="00EE504F">
                <w:rPr>
                  <w:sz w:val="24"/>
                  <w:szCs w:val="24"/>
                  <w:lang w:val="en-IN"/>
                </w:rPr>
                <w:t xml:space="preserve"> </w:t>
              </w:r>
            </w:ins>
          </w:p>
          <w:p w14:paraId="4835393C" w14:textId="77777777" w:rsidR="00EE504F" w:rsidRPr="00EE504F" w:rsidRDefault="00EE504F" w:rsidP="00EE504F">
            <w:pPr>
              <w:rPr>
                <w:ins w:id="298" w:author="Om prakash Meher" w:date="2026-01-28T17:46:00Z"/>
                <w:sz w:val="24"/>
                <w:szCs w:val="24"/>
                <w:lang w:val="en-IN"/>
              </w:rPr>
            </w:pPr>
            <w:ins w:id="299" w:author="Om prakash Meher" w:date="2026-01-28T17:46:00Z">
              <w:r w:rsidRPr="00EE504F">
                <w:rPr>
                  <w:sz w:val="24"/>
                  <w:szCs w:val="24"/>
                  <w:lang w:val="en-IN"/>
                </w:rPr>
                <w:br/>
              </w:r>
            </w:ins>
          </w:p>
          <w:p w14:paraId="3CE18C09" w14:textId="77777777" w:rsidR="00EE504F" w:rsidRPr="00EE504F" w:rsidRDefault="00EE504F" w:rsidP="00EE504F">
            <w:pPr>
              <w:rPr>
                <w:ins w:id="300" w:author="Om prakash Meher" w:date="2026-01-28T17:46:00Z"/>
                <w:sz w:val="24"/>
                <w:szCs w:val="24"/>
                <w:lang w:val="en-IN"/>
              </w:rPr>
            </w:pPr>
            <w:ins w:id="301" w:author="Om prakash Meher" w:date="2026-01-28T17:46:00Z">
              <w:r w:rsidRPr="00EE504F">
                <w:rPr>
                  <w:sz w:val="24"/>
                  <w:szCs w:val="24"/>
                  <w:lang w:val="en-IN"/>
                </w:rPr>
                <w:t xml:space="preserve">The shift from viewing AI as an "Oracle" that delivers answers to an "Assistant" that requires guided negotiation. </w:t>
              </w:r>
            </w:ins>
          </w:p>
        </w:tc>
      </w:tr>
      <w:tr w:rsidR="00EE504F" w:rsidRPr="00EE504F" w14:paraId="151290EA" w14:textId="77777777" w:rsidTr="00A4715A">
        <w:trPr>
          <w:tblCellSpacing w:w="15" w:type="dxa"/>
          <w:ins w:id="302" w:author="Om prakash Meher" w:date="2026-01-28T17:46:00Z"/>
          <w:trPrChange w:id="303" w:author="Om prakash Meher" w:date="2026-01-28T17:49:00Z">
            <w:trPr>
              <w:tblCellSpacing w:w="15" w:type="dxa"/>
            </w:trPr>
          </w:trPrChange>
        </w:trPr>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304"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306AD12A" w14:textId="6E6918FE" w:rsidR="00EE504F" w:rsidRPr="00EE504F" w:rsidRDefault="00EE504F" w:rsidP="00EE504F">
            <w:pPr>
              <w:rPr>
                <w:ins w:id="305" w:author="Om prakash Meher" w:date="2026-01-28T17:46:00Z"/>
                <w:sz w:val="24"/>
                <w:szCs w:val="24"/>
                <w:lang w:val="en-IN"/>
              </w:rPr>
            </w:pPr>
            <w:ins w:id="306" w:author="Om prakash Meher" w:date="2026-01-28T17:46:00Z">
              <w:r w:rsidRPr="00EE504F">
                <w:rPr>
                  <w:sz w:val="24"/>
                  <w:szCs w:val="24"/>
                  <w:lang w:val="en-IN"/>
                </w:rPr>
                <w:t xml:space="preserve">• Trust becomes conditional </w:t>
              </w:r>
            </w:ins>
          </w:p>
          <w:p w14:paraId="140AC4A9" w14:textId="5C8C03EA" w:rsidR="00EE504F" w:rsidRPr="00EE504F" w:rsidRDefault="00EE504F" w:rsidP="00EE504F">
            <w:pPr>
              <w:rPr>
                <w:ins w:id="307" w:author="Om prakash Meher" w:date="2026-01-28T17:46:00Z"/>
                <w:sz w:val="24"/>
                <w:szCs w:val="24"/>
                <w:lang w:val="en-IN"/>
              </w:rPr>
            </w:pPr>
            <w:ins w:id="308" w:author="Om prakash Meher" w:date="2026-01-28T17:46:00Z">
              <w:r w:rsidRPr="00EE504F">
                <w:rPr>
                  <w:sz w:val="24"/>
                  <w:szCs w:val="24"/>
                  <w:lang w:val="en-IN"/>
                </w:rPr>
                <w:t xml:space="preserve">• GPT as a starting point, not final answer </w:t>
              </w:r>
            </w:ins>
          </w:p>
          <w:p w14:paraId="7C2732ED" w14:textId="77777777" w:rsidR="00EE504F" w:rsidRPr="00EE504F" w:rsidRDefault="00EE504F" w:rsidP="00EE504F">
            <w:pPr>
              <w:rPr>
                <w:ins w:id="309" w:author="Om prakash Meher" w:date="2026-01-28T17:46:00Z"/>
                <w:sz w:val="24"/>
                <w:szCs w:val="24"/>
                <w:lang w:val="en-IN"/>
              </w:rPr>
            </w:pPr>
            <w:ins w:id="310" w:author="Om prakash Meher" w:date="2026-01-28T17:46:00Z">
              <w:r w:rsidRPr="00EE504F">
                <w:rPr>
                  <w:sz w:val="24"/>
                  <w:szCs w:val="24"/>
                  <w:lang w:val="en-IN"/>
                </w:rPr>
                <w:t xml:space="preserve">• Increased strategic questioning </w:t>
              </w:r>
            </w:ins>
          </w:p>
          <w:p w14:paraId="6551908D" w14:textId="77777777" w:rsidR="00EE504F" w:rsidRPr="00EE504F" w:rsidRDefault="00EE504F" w:rsidP="00EE504F">
            <w:pPr>
              <w:rPr>
                <w:ins w:id="311" w:author="Om prakash Meher" w:date="2026-01-28T17:46:00Z"/>
                <w:sz w:val="24"/>
                <w:szCs w:val="24"/>
                <w:lang w:val="en-IN"/>
              </w:rPr>
            </w:pPr>
            <w:ins w:id="312" w:author="Om prakash Meher" w:date="2026-01-28T17:46:00Z">
              <w:r w:rsidRPr="00EE504F">
                <w:rPr>
                  <w:sz w:val="24"/>
                  <w:szCs w:val="24"/>
                  <w:lang w:val="en-IN"/>
                </w:rPr>
                <w:t xml:space="preserve">• Necessity of human-led review/filtering </w:t>
              </w:r>
            </w:ins>
          </w:p>
          <w:p w14:paraId="39D1EAA5" w14:textId="7F8BFED2" w:rsidR="00EE504F" w:rsidRPr="00EE504F" w:rsidRDefault="00EE504F" w:rsidP="00EE504F">
            <w:pPr>
              <w:rPr>
                <w:ins w:id="313" w:author="Om prakash Meher" w:date="2026-01-28T17:46:00Z"/>
                <w:sz w:val="24"/>
                <w:szCs w:val="24"/>
                <w:lang w:val="en-IN"/>
              </w:rPr>
            </w:pPr>
            <w:ins w:id="314" w:author="Om prakash Meher" w:date="2026-01-28T17:46:00Z">
              <w:r w:rsidRPr="00EE504F">
                <w:rPr>
                  <w:sz w:val="24"/>
                  <w:szCs w:val="24"/>
                  <w:lang w:val="en-IN"/>
                </w:rPr>
                <w:t xml:space="preserve">• Caution for high-stakes tasks </w:t>
              </w:r>
            </w:ins>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315" w:author="Om prakash Meher" w:date="2026-01-28T17:49: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4523855F" w14:textId="77777777" w:rsidR="00EE504F" w:rsidRPr="00EE504F" w:rsidRDefault="00EE504F" w:rsidP="00EE504F">
            <w:pPr>
              <w:rPr>
                <w:ins w:id="316" w:author="Om prakash Meher" w:date="2026-01-28T17:46:00Z"/>
                <w:sz w:val="24"/>
                <w:szCs w:val="24"/>
                <w:lang w:val="en-IN"/>
              </w:rPr>
            </w:pPr>
            <w:ins w:id="317" w:author="Om prakash Meher" w:date="2026-01-28T17:46:00Z">
              <w:r w:rsidRPr="00EE504F">
                <w:rPr>
                  <w:b/>
                  <w:bCs/>
                  <w:sz w:val="24"/>
                  <w:szCs w:val="24"/>
                  <w:lang w:val="en-IN"/>
                </w:rPr>
                <w:t>Category D: Trust Recalibration</w:t>
              </w:r>
              <w:r w:rsidRPr="00EE504F">
                <w:rPr>
                  <w:sz w:val="24"/>
                  <w:szCs w:val="24"/>
                  <w:lang w:val="en-IN"/>
                </w:rPr>
                <w:t xml:space="preserve"> </w:t>
              </w:r>
            </w:ins>
          </w:p>
          <w:p w14:paraId="7EC067A6" w14:textId="77777777" w:rsidR="00EE504F" w:rsidRPr="00EE504F" w:rsidRDefault="00EE504F" w:rsidP="00EE504F">
            <w:pPr>
              <w:rPr>
                <w:ins w:id="318" w:author="Om prakash Meher" w:date="2026-01-28T17:46:00Z"/>
                <w:sz w:val="24"/>
                <w:szCs w:val="24"/>
                <w:lang w:val="en-IN"/>
              </w:rPr>
            </w:pPr>
            <w:ins w:id="319" w:author="Om prakash Meher" w:date="2026-01-28T17:46:00Z">
              <w:r w:rsidRPr="00EE504F">
                <w:rPr>
                  <w:sz w:val="24"/>
                  <w:szCs w:val="24"/>
                  <w:lang w:val="en-IN"/>
                </w:rPr>
                <w:br/>
              </w:r>
            </w:ins>
          </w:p>
          <w:p w14:paraId="365538DA" w14:textId="77777777" w:rsidR="00EE504F" w:rsidRPr="00EE504F" w:rsidRDefault="00EE504F" w:rsidP="00EE504F">
            <w:pPr>
              <w:rPr>
                <w:ins w:id="320" w:author="Om prakash Meher" w:date="2026-01-28T17:46:00Z"/>
                <w:sz w:val="24"/>
                <w:szCs w:val="24"/>
                <w:lang w:val="en-IN"/>
              </w:rPr>
            </w:pPr>
            <w:ins w:id="321" w:author="Om prakash Meher" w:date="2026-01-28T17:46:00Z">
              <w:r w:rsidRPr="00EE504F">
                <w:rPr>
                  <w:sz w:val="24"/>
                  <w:szCs w:val="24"/>
                  <w:lang w:val="en-IN"/>
                </w:rPr>
                <w:t xml:space="preserve">The user shifts from passive consumption to strategic, critical oversight of AI outputs. </w:t>
              </w:r>
            </w:ins>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322"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E72CC3F" w14:textId="77777777" w:rsidR="00EE504F" w:rsidRPr="00EE504F" w:rsidRDefault="00EE504F" w:rsidP="00EE504F">
            <w:pPr>
              <w:rPr>
                <w:ins w:id="323" w:author="Om prakash Meher" w:date="2026-01-28T17:46:00Z"/>
                <w:sz w:val="24"/>
                <w:szCs w:val="24"/>
                <w:lang w:val="en-IN"/>
              </w:rPr>
            </w:pPr>
          </w:p>
        </w:tc>
      </w:tr>
      <w:tr w:rsidR="00EE504F" w:rsidRPr="00EE504F" w14:paraId="51EDC7E3" w14:textId="77777777" w:rsidTr="00A4715A">
        <w:trPr>
          <w:tblCellSpacing w:w="15" w:type="dxa"/>
          <w:ins w:id="324" w:author="Om prakash Meher" w:date="2026-01-28T17:46:00Z"/>
          <w:trPrChange w:id="325" w:author="Om prakash Meher" w:date="2026-01-28T17:49:00Z">
            <w:trPr>
              <w:tblCellSpacing w:w="15" w:type="dxa"/>
            </w:trPr>
          </w:trPrChange>
        </w:trPr>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326"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044E1696" w14:textId="77777777" w:rsidR="00EE504F" w:rsidRPr="00EE504F" w:rsidRDefault="00EE504F" w:rsidP="00EE504F">
            <w:pPr>
              <w:rPr>
                <w:ins w:id="327" w:author="Om prakash Meher" w:date="2026-01-28T17:46:00Z"/>
                <w:sz w:val="24"/>
                <w:szCs w:val="24"/>
                <w:lang w:val="en-IN"/>
              </w:rPr>
            </w:pPr>
            <w:ins w:id="328" w:author="Om prakash Meher" w:date="2026-01-28T17:46:00Z">
              <w:r w:rsidRPr="00EE504F">
                <w:rPr>
                  <w:sz w:val="24"/>
                  <w:szCs w:val="24"/>
                  <w:lang w:val="en-IN"/>
                </w:rPr>
                <w:t xml:space="preserve">• Desire for clarifying follow-up questions </w:t>
              </w:r>
            </w:ins>
          </w:p>
          <w:p w14:paraId="2079C32D" w14:textId="77777777" w:rsidR="00EE504F" w:rsidRPr="00EE504F" w:rsidRDefault="00EE504F" w:rsidP="00EE504F">
            <w:pPr>
              <w:rPr>
                <w:ins w:id="329" w:author="Om prakash Meher" w:date="2026-01-28T17:46:00Z"/>
                <w:sz w:val="24"/>
                <w:szCs w:val="24"/>
                <w:lang w:val="en-IN"/>
              </w:rPr>
            </w:pPr>
            <w:ins w:id="330" w:author="Om prakash Meher" w:date="2026-01-28T17:46:00Z">
              <w:r w:rsidRPr="00EE504F">
                <w:rPr>
                  <w:sz w:val="24"/>
                  <w:szCs w:val="24"/>
                  <w:lang w:val="en-IN"/>
                </w:rPr>
                <w:t xml:space="preserve">• Preference for context-aware inquiry </w:t>
              </w:r>
            </w:ins>
          </w:p>
          <w:p w14:paraId="35687A44" w14:textId="77777777" w:rsidR="00EE504F" w:rsidRPr="00EE504F" w:rsidRDefault="00EE504F" w:rsidP="00EE504F">
            <w:pPr>
              <w:rPr>
                <w:ins w:id="331" w:author="Om prakash Meher" w:date="2026-01-28T17:46:00Z"/>
                <w:sz w:val="24"/>
                <w:szCs w:val="24"/>
                <w:lang w:val="en-IN"/>
              </w:rPr>
            </w:pPr>
            <w:ins w:id="332" w:author="Om prakash Meher" w:date="2026-01-28T17:46:00Z">
              <w:r w:rsidRPr="00EE504F">
                <w:rPr>
                  <w:sz w:val="24"/>
                  <w:szCs w:val="24"/>
                  <w:lang w:val="en-IN"/>
                </w:rPr>
                <w:t xml:space="preserve">• Focus on "Functional" over "Formal" structure </w:t>
              </w:r>
            </w:ins>
          </w:p>
          <w:p w14:paraId="72CBAC8C" w14:textId="77777777" w:rsidR="00EE504F" w:rsidRPr="00EE504F" w:rsidRDefault="00EE504F" w:rsidP="00EE504F">
            <w:pPr>
              <w:rPr>
                <w:ins w:id="333" w:author="Om prakash Meher" w:date="2026-01-28T17:46:00Z"/>
                <w:sz w:val="24"/>
                <w:szCs w:val="24"/>
                <w:lang w:val="en-IN"/>
              </w:rPr>
            </w:pPr>
            <w:ins w:id="334" w:author="Om prakash Meher" w:date="2026-01-28T17:46:00Z">
              <w:r w:rsidRPr="00EE504F">
                <w:rPr>
                  <w:sz w:val="24"/>
                  <w:szCs w:val="24"/>
                  <w:lang w:val="en-IN"/>
                </w:rPr>
                <w:t xml:space="preserve">• Need for actionable recommendations </w:t>
              </w:r>
            </w:ins>
          </w:p>
          <w:p w14:paraId="54FFB906" w14:textId="28B343FA" w:rsidR="00EE504F" w:rsidRPr="00EE504F" w:rsidRDefault="00EE504F" w:rsidP="00EE504F">
            <w:pPr>
              <w:rPr>
                <w:ins w:id="335" w:author="Om prakash Meher" w:date="2026-01-28T17:46:00Z"/>
                <w:sz w:val="24"/>
                <w:szCs w:val="24"/>
                <w:lang w:val="en-IN"/>
              </w:rPr>
            </w:pPr>
            <w:ins w:id="336" w:author="Om prakash Meher" w:date="2026-01-28T17:46:00Z">
              <w:r w:rsidRPr="00EE504F">
                <w:rPr>
                  <w:sz w:val="24"/>
                  <w:szCs w:val="24"/>
                  <w:lang w:val="en-IN"/>
                </w:rPr>
                <w:t>• Seeking partnership over content generat</w:t>
              </w:r>
            </w:ins>
            <w:ins w:id="337" w:author="Om prakash Meher" w:date="2026-01-28T17:49:00Z">
              <w:r w:rsidR="00A4715A">
                <w:rPr>
                  <w:sz w:val="24"/>
                  <w:szCs w:val="24"/>
                  <w:lang w:val="en-IN"/>
                </w:rPr>
                <w:t>ed</w:t>
              </w:r>
            </w:ins>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338" w:author="Om prakash Meher" w:date="2026-01-28T17:49:00Z">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716A09C5" w14:textId="77777777" w:rsidR="00EE504F" w:rsidRPr="00EE504F" w:rsidRDefault="00EE504F" w:rsidP="00EE504F">
            <w:pPr>
              <w:rPr>
                <w:ins w:id="339" w:author="Om prakash Meher" w:date="2026-01-28T17:46:00Z"/>
                <w:sz w:val="24"/>
                <w:szCs w:val="24"/>
                <w:lang w:val="en-IN"/>
              </w:rPr>
            </w:pPr>
            <w:ins w:id="340" w:author="Om prakash Meher" w:date="2026-01-28T17:46:00Z">
              <w:r w:rsidRPr="00EE504F">
                <w:rPr>
                  <w:b/>
                  <w:bCs/>
                  <w:sz w:val="24"/>
                  <w:szCs w:val="24"/>
                  <w:lang w:val="en-IN"/>
                </w:rPr>
                <w:t>Category E: The Collaborative Ideal</w:t>
              </w:r>
              <w:r w:rsidRPr="00EE504F">
                <w:rPr>
                  <w:sz w:val="24"/>
                  <w:szCs w:val="24"/>
                  <w:lang w:val="en-IN"/>
                </w:rPr>
                <w:t xml:space="preserve"> </w:t>
              </w:r>
            </w:ins>
          </w:p>
          <w:p w14:paraId="0C05CEAB" w14:textId="77777777" w:rsidR="00EE504F" w:rsidRPr="00EE504F" w:rsidRDefault="00EE504F" w:rsidP="00EE504F">
            <w:pPr>
              <w:rPr>
                <w:ins w:id="341" w:author="Om prakash Meher" w:date="2026-01-28T17:46:00Z"/>
                <w:sz w:val="24"/>
                <w:szCs w:val="24"/>
                <w:lang w:val="en-IN"/>
              </w:rPr>
            </w:pPr>
            <w:ins w:id="342" w:author="Om prakash Meher" w:date="2026-01-28T17:46:00Z">
              <w:r w:rsidRPr="00EE504F">
                <w:rPr>
                  <w:sz w:val="24"/>
                  <w:szCs w:val="24"/>
                  <w:lang w:val="en-IN"/>
                </w:rPr>
                <w:br/>
              </w:r>
            </w:ins>
          </w:p>
          <w:p w14:paraId="55D63296" w14:textId="77777777" w:rsidR="00EE504F" w:rsidRPr="00EE504F" w:rsidRDefault="00EE504F" w:rsidP="00EE504F">
            <w:pPr>
              <w:rPr>
                <w:ins w:id="343" w:author="Om prakash Meher" w:date="2026-01-28T17:46:00Z"/>
                <w:sz w:val="24"/>
                <w:szCs w:val="24"/>
                <w:lang w:val="en-IN"/>
              </w:rPr>
            </w:pPr>
            <w:ins w:id="344" w:author="Om prakash Meher" w:date="2026-01-28T17:46:00Z">
              <w:r w:rsidRPr="00EE504F">
                <w:rPr>
                  <w:sz w:val="24"/>
                  <w:szCs w:val="24"/>
                  <w:lang w:val="en-IN"/>
                </w:rPr>
                <w:t xml:space="preserve">A redesign of interaction that emphasizes intent alignment and constraint recognition before generation. </w:t>
              </w:r>
            </w:ins>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Change w:id="345" w:author="Om prakash Meher" w:date="2026-01-28T17:49:00Z">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cPrChange>
          </w:tcPr>
          <w:p w14:paraId="155F94BD" w14:textId="77777777" w:rsidR="00EE504F" w:rsidRPr="00EE504F" w:rsidRDefault="00EE504F" w:rsidP="00EE504F">
            <w:pPr>
              <w:rPr>
                <w:ins w:id="346" w:author="Om prakash Meher" w:date="2026-01-28T17:46:00Z"/>
                <w:sz w:val="24"/>
                <w:szCs w:val="24"/>
                <w:lang w:val="en-IN"/>
              </w:rPr>
            </w:pPr>
            <w:ins w:id="347" w:author="Om prakash Meher" w:date="2026-01-28T17:46:00Z">
              <w:r w:rsidRPr="00EE504F">
                <w:rPr>
                  <w:b/>
                  <w:bCs/>
                  <w:sz w:val="24"/>
                  <w:szCs w:val="24"/>
                  <w:lang w:val="en-IN"/>
                </w:rPr>
                <w:t>Theme 3: Functional Utility over Academic Completeness</w:t>
              </w:r>
              <w:r w:rsidRPr="00EE504F">
                <w:rPr>
                  <w:sz w:val="24"/>
                  <w:szCs w:val="24"/>
                  <w:lang w:val="en-IN"/>
                </w:rPr>
                <w:t xml:space="preserve"> </w:t>
              </w:r>
            </w:ins>
          </w:p>
          <w:p w14:paraId="0ED9CDE3" w14:textId="77777777" w:rsidR="00EE504F" w:rsidRPr="00EE504F" w:rsidRDefault="00EE504F" w:rsidP="00EE504F">
            <w:pPr>
              <w:rPr>
                <w:ins w:id="348" w:author="Om prakash Meher" w:date="2026-01-28T17:46:00Z"/>
                <w:sz w:val="24"/>
                <w:szCs w:val="24"/>
                <w:lang w:val="en-IN"/>
              </w:rPr>
            </w:pPr>
            <w:ins w:id="349" w:author="Om prakash Meher" w:date="2026-01-28T17:46:00Z">
              <w:r w:rsidRPr="00EE504F">
                <w:rPr>
                  <w:sz w:val="24"/>
                  <w:szCs w:val="24"/>
                  <w:lang w:val="en-IN"/>
                </w:rPr>
                <w:br/>
              </w:r>
            </w:ins>
          </w:p>
          <w:p w14:paraId="54BC2BEB" w14:textId="77777777" w:rsidR="00EE504F" w:rsidRPr="00EE504F" w:rsidRDefault="00EE504F" w:rsidP="00EE504F">
            <w:pPr>
              <w:rPr>
                <w:ins w:id="350" w:author="Om prakash Meher" w:date="2026-01-28T17:46:00Z"/>
                <w:sz w:val="24"/>
                <w:szCs w:val="24"/>
                <w:lang w:val="en-IN"/>
              </w:rPr>
            </w:pPr>
            <w:ins w:id="351" w:author="Om prakash Meher" w:date="2026-01-28T17:46:00Z">
              <w:r w:rsidRPr="00EE504F">
                <w:rPr>
                  <w:sz w:val="24"/>
                  <w:szCs w:val="24"/>
                  <w:lang w:val="en-IN"/>
                </w:rPr>
                <w:t xml:space="preserve">A "satisfying" AI prioritizes "what to ignore" and "how to act" over comprehensive data coverage. </w:t>
              </w:r>
            </w:ins>
          </w:p>
        </w:tc>
      </w:tr>
    </w:tbl>
    <w:p w14:paraId="6757FE16" w14:textId="77777777" w:rsidR="00EE504F" w:rsidRPr="00EE504F" w:rsidRDefault="00EE504F" w:rsidP="00EE504F">
      <w:pPr>
        <w:rPr>
          <w:sz w:val="24"/>
          <w:szCs w:val="24"/>
          <w:rPrChange w:id="352" w:author="Om prakash Meher" w:date="2026-01-28T17:46:00Z">
            <w:rPr/>
          </w:rPrChange>
        </w:rPr>
      </w:pPr>
    </w:p>
    <w:sectPr w:rsidR="00EE504F" w:rsidRPr="00EE504F"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m prakash Meher" w:date="2026-01-28T17:06:00Z" w:initials="OM">
    <w:p w14:paraId="40A51E33" w14:textId="56FFA416" w:rsidR="00D6748E" w:rsidRDefault="00D6748E">
      <w:pPr>
        <w:pStyle w:val="CommentText"/>
      </w:pPr>
      <w:r>
        <w:rPr>
          <w:rStyle w:val="CommentReference"/>
        </w:rPr>
        <w:annotationRef/>
      </w:r>
      <w:r>
        <w:t>Question 1</w:t>
      </w:r>
    </w:p>
  </w:comment>
  <w:comment w:id="1" w:author="Om prakash Meher" w:date="2026-01-28T17:07:00Z" w:initials="OM">
    <w:p w14:paraId="7F605679" w14:textId="732B7B38" w:rsidR="00D6748E" w:rsidRDefault="00D6748E">
      <w:pPr>
        <w:pStyle w:val="CommentText"/>
      </w:pPr>
      <w:r>
        <w:rPr>
          <w:rStyle w:val="CommentReference"/>
        </w:rPr>
        <w:annotationRef/>
      </w:r>
      <w:r>
        <w:t>1</w:t>
      </w:r>
      <w:r w:rsidRPr="00D6748E">
        <w:rPr>
          <w:vertAlign w:val="superscript"/>
        </w:rPr>
        <w:t>st</w:t>
      </w:r>
      <w:r>
        <w:t xml:space="preserve"> question asked by consultant</w:t>
      </w:r>
    </w:p>
  </w:comment>
  <w:comment w:id="2" w:author="Om prakash Meher" w:date="2026-01-28T17:08:00Z" w:initials="OM">
    <w:p w14:paraId="55625BA8" w14:textId="119E1CFA" w:rsidR="00D6748E" w:rsidRDefault="00D6748E">
      <w:pPr>
        <w:pStyle w:val="CommentText"/>
      </w:pPr>
      <w:r>
        <w:rPr>
          <w:rStyle w:val="CommentReference"/>
        </w:rPr>
        <w:annotationRef/>
      </w:r>
      <w:r>
        <w:t>For academic competition</w:t>
      </w:r>
    </w:p>
  </w:comment>
  <w:comment w:id="3" w:author="Om prakash Meher" w:date="2026-01-28T17:09:00Z" w:initials="OM">
    <w:p w14:paraId="1C21BE43" w14:textId="106A6C6B" w:rsidR="00D6748E" w:rsidRDefault="00D6748E">
      <w:pPr>
        <w:pStyle w:val="CommentText"/>
      </w:pPr>
      <w:r>
        <w:rPr>
          <w:rStyle w:val="CommentReference"/>
        </w:rPr>
        <w:annotationRef/>
      </w:r>
      <w:r>
        <w:t>For a simple recommendation it gave a polished answer</w:t>
      </w:r>
    </w:p>
  </w:comment>
  <w:comment w:id="4" w:author="Om prakash Meher" w:date="2026-01-28T17:15:00Z" w:initials="OM">
    <w:p w14:paraId="193D53EB" w14:textId="015B9FC4" w:rsidR="00D6748E" w:rsidRDefault="00D6748E">
      <w:pPr>
        <w:pStyle w:val="CommentText"/>
      </w:pPr>
      <w:r>
        <w:rPr>
          <w:rStyle w:val="CommentReference"/>
        </w:rPr>
        <w:annotationRef/>
      </w:r>
      <w:r w:rsidRPr="00D6748E">
        <w:t>Impressed by structure, language</w:t>
      </w:r>
      <w:r>
        <w:t xml:space="preserve"> but not required</w:t>
      </w:r>
    </w:p>
  </w:comment>
  <w:comment w:id="5" w:author="Om prakash Meher" w:date="2026-01-28T17:16:00Z" w:initials="OM">
    <w:p w14:paraId="369C1B0D" w14:textId="2AE34364" w:rsidR="00D6748E" w:rsidRDefault="00D6748E">
      <w:pPr>
        <w:pStyle w:val="CommentText"/>
      </w:pPr>
      <w:r>
        <w:rPr>
          <w:rStyle w:val="CommentReference"/>
        </w:rPr>
        <w:annotationRef/>
      </w:r>
      <w:r w:rsidRPr="00D6748E">
        <w:t>Asked reason for engagement</w:t>
      </w:r>
    </w:p>
  </w:comment>
  <w:comment w:id="6" w:author="Om prakash Meher" w:date="2026-01-28T17:16:00Z" w:initials="OM">
    <w:p w14:paraId="745F3D7F" w14:textId="38C6B128" w:rsidR="00D97BB4" w:rsidRDefault="00D97BB4">
      <w:pPr>
        <w:pStyle w:val="CommentText"/>
      </w:pPr>
      <w:r>
        <w:rPr>
          <w:rStyle w:val="CommentReference"/>
        </w:rPr>
        <w:annotationRef/>
      </w:r>
      <w:r w:rsidRPr="00D97BB4">
        <w:t>Realized context mismatch constraints</w:t>
      </w:r>
    </w:p>
  </w:comment>
  <w:comment w:id="7" w:author="Om prakash Meher" w:date="2026-01-28T17:16:00Z" w:initials="OM">
    <w:p w14:paraId="0004A8EF" w14:textId="0F74CE0E" w:rsidR="00D97BB4" w:rsidRDefault="00D97BB4">
      <w:pPr>
        <w:pStyle w:val="CommentText"/>
      </w:pPr>
      <w:r>
        <w:rPr>
          <w:rStyle w:val="CommentReference"/>
        </w:rPr>
        <w:annotationRef/>
      </w:r>
      <w:r w:rsidRPr="00D97BB4">
        <w:t>Asked about dissatisfaction timing</w:t>
      </w:r>
    </w:p>
  </w:comment>
  <w:comment w:id="8" w:author="Om prakash Meher" w:date="2026-01-28T17:17:00Z" w:initials="OM">
    <w:p w14:paraId="2B95447B" w14:textId="57FCF040" w:rsidR="00D97BB4" w:rsidRDefault="00D97BB4">
      <w:pPr>
        <w:pStyle w:val="CommentText"/>
      </w:pPr>
      <w:r>
        <w:rPr>
          <w:rStyle w:val="CommentReference"/>
        </w:rPr>
        <w:annotationRef/>
      </w:r>
      <w:r w:rsidRPr="00D97BB4">
        <w:t>Dissatisfaction grew during adaptation</w:t>
      </w:r>
    </w:p>
  </w:comment>
  <w:comment w:id="9" w:author="Om prakash Meher" w:date="2026-01-28T17:17:00Z" w:initials="OM">
    <w:p w14:paraId="5EBD482B" w14:textId="64D8C95A" w:rsidR="00D97BB4" w:rsidRDefault="00D97BB4">
      <w:pPr>
        <w:pStyle w:val="CommentText"/>
      </w:pPr>
      <w:r>
        <w:rPr>
          <w:rStyle w:val="CommentReference"/>
        </w:rPr>
        <w:annotationRef/>
      </w:r>
      <w:r w:rsidRPr="00D97BB4">
        <w:t>Solution lacked personalization</w:t>
      </w:r>
    </w:p>
  </w:comment>
  <w:comment w:id="10" w:author="Om prakash Meher" w:date="2026-01-28T17:17:00Z" w:initials="OM">
    <w:p w14:paraId="4411447C" w14:textId="26A2376B" w:rsidR="00D97BB4" w:rsidRDefault="00D97BB4">
      <w:pPr>
        <w:pStyle w:val="CommentText"/>
      </w:pPr>
      <w:r>
        <w:rPr>
          <w:rStyle w:val="CommentReference"/>
        </w:rPr>
        <w:annotationRef/>
      </w:r>
      <w:r w:rsidRPr="00D97BB4">
        <w:t>Requested single-sentence summary</w:t>
      </w:r>
    </w:p>
  </w:comment>
  <w:comment w:id="11" w:author="Om prakash Meher" w:date="2026-01-28T17:17:00Z" w:initials="OM">
    <w:p w14:paraId="089A686E" w14:textId="38D4C14E" w:rsidR="00D97BB4" w:rsidRDefault="00D97BB4">
      <w:pPr>
        <w:pStyle w:val="CommentText"/>
      </w:pPr>
      <w:r>
        <w:rPr>
          <w:rStyle w:val="CommentReference"/>
        </w:rPr>
        <w:annotationRef/>
      </w:r>
      <w:r w:rsidRPr="00D97BB4">
        <w:t xml:space="preserve">Right answer, </w:t>
      </w:r>
      <w:r>
        <w:t xml:space="preserve">but </w:t>
      </w:r>
      <w:r w:rsidRPr="00D97BB4">
        <w:t>wrong problem</w:t>
      </w:r>
    </w:p>
  </w:comment>
  <w:comment w:id="12" w:author="Om prakash Meher" w:date="2026-01-28T17:18:00Z" w:initials="OM">
    <w:p w14:paraId="0E82A692" w14:textId="573C1B35" w:rsidR="00D97BB4" w:rsidRDefault="00D97BB4">
      <w:pPr>
        <w:pStyle w:val="CommentText"/>
      </w:pPr>
      <w:r>
        <w:rPr>
          <w:rStyle w:val="CommentReference"/>
        </w:rPr>
        <w:annotationRef/>
      </w:r>
      <w:r w:rsidRPr="00D97BB4">
        <w:t>Misalignment over intelligence</w:t>
      </w:r>
    </w:p>
  </w:comment>
  <w:comment w:id="13" w:author="Om prakash Meher" w:date="2026-01-28T17:19:00Z" w:initials="OM">
    <w:p w14:paraId="289B10B6" w14:textId="7602A64A" w:rsidR="00D97BB4" w:rsidRDefault="00D97BB4">
      <w:pPr>
        <w:pStyle w:val="CommentText"/>
      </w:pPr>
      <w:r>
        <w:rPr>
          <w:rStyle w:val="CommentReference"/>
        </w:rPr>
        <w:annotationRef/>
      </w:r>
      <w:r w:rsidRPr="00D97BB4">
        <w:t>Asking why solution seemed strong</w:t>
      </w:r>
    </w:p>
  </w:comment>
  <w:comment w:id="14" w:author="Om prakash Meher" w:date="2026-01-28T17:19:00Z" w:initials="OM">
    <w:p w14:paraId="6D5A4B0C" w14:textId="3A0AAC0E" w:rsidR="00D97BB4" w:rsidRDefault="00D97BB4">
      <w:pPr>
        <w:pStyle w:val="CommentText"/>
      </w:pPr>
      <w:r>
        <w:rPr>
          <w:rStyle w:val="CommentReference"/>
        </w:rPr>
        <w:annotationRef/>
      </w:r>
      <w:r w:rsidRPr="00D97BB4">
        <w:t>Structurally strong, technically correct</w:t>
      </w:r>
    </w:p>
  </w:comment>
  <w:comment w:id="15" w:author="Om prakash Meher" w:date="2026-01-28T17:19:00Z" w:initials="OM">
    <w:p w14:paraId="13693816" w14:textId="4B50955C" w:rsidR="00D97BB4" w:rsidRDefault="00D97BB4">
      <w:pPr>
        <w:pStyle w:val="CommentText"/>
      </w:pPr>
      <w:r>
        <w:rPr>
          <w:rStyle w:val="CommentReference"/>
        </w:rPr>
        <w:annotationRef/>
      </w:r>
      <w:r w:rsidRPr="00D97BB4">
        <w:t>Clarifying evaluation perspective</w:t>
      </w:r>
    </w:p>
  </w:comment>
  <w:comment w:id="16" w:author="Om prakash Meher" w:date="2026-01-28T17:20:00Z" w:initials="OM">
    <w:p w14:paraId="2045A4C7" w14:textId="66CF3B49" w:rsidR="00D97BB4" w:rsidRDefault="00D97BB4">
      <w:pPr>
        <w:pStyle w:val="CommentText"/>
      </w:pPr>
      <w:r>
        <w:rPr>
          <w:rStyle w:val="CommentReference"/>
        </w:rPr>
        <w:annotationRef/>
      </w:r>
      <w:r w:rsidRPr="00D97BB4">
        <w:t>Matched academic, industry expectations</w:t>
      </w:r>
    </w:p>
  </w:comment>
  <w:comment w:id="17" w:author="Om prakash Meher" w:date="2026-01-28T17:20:00Z" w:initials="OM">
    <w:p w14:paraId="138D7487" w14:textId="47852453" w:rsidR="00D97BB4" w:rsidRDefault="00D97BB4">
      <w:pPr>
        <w:pStyle w:val="CommentText"/>
      </w:pPr>
      <w:r>
        <w:rPr>
          <w:rStyle w:val="CommentReference"/>
        </w:rPr>
        <w:annotationRef/>
      </w:r>
      <w:r w:rsidRPr="00D97BB4">
        <w:t>Asking why solution felt inadequate</w:t>
      </w:r>
    </w:p>
  </w:comment>
  <w:comment w:id="18" w:author="Om prakash Meher" w:date="2026-01-28T17:20:00Z" w:initials="OM">
    <w:p w14:paraId="2FF2C54A" w14:textId="342E9DAF" w:rsidR="00D97BB4" w:rsidRDefault="00D97BB4">
      <w:pPr>
        <w:pStyle w:val="CommentText"/>
      </w:pPr>
      <w:r>
        <w:rPr>
          <w:rStyle w:val="CommentReference"/>
        </w:rPr>
        <w:annotationRef/>
      </w:r>
      <w:r w:rsidRPr="00D97BB4">
        <w:t>Too broad, lacked prioritization</w:t>
      </w:r>
    </w:p>
  </w:comment>
  <w:comment w:id="19" w:author="Om prakash Meher" w:date="2026-01-28T17:20:00Z" w:initials="OM">
    <w:p w14:paraId="2023E7B3" w14:textId="2BD2FAA0" w:rsidR="00D97BB4" w:rsidRDefault="00D97BB4">
      <w:pPr>
        <w:pStyle w:val="CommentText"/>
      </w:pPr>
      <w:r>
        <w:rPr>
          <w:rStyle w:val="CommentReference"/>
        </w:rPr>
        <w:annotationRef/>
      </w:r>
      <w:r w:rsidRPr="00D97BB4">
        <w:t>Issue was framing, prioritization</w:t>
      </w:r>
    </w:p>
  </w:comment>
  <w:comment w:id="20" w:author="Om prakash Meher" w:date="2026-01-28T17:21:00Z" w:initials="OM">
    <w:p w14:paraId="682F91D5" w14:textId="516C88E6" w:rsidR="00D97BB4" w:rsidRDefault="00D97BB4">
      <w:pPr>
        <w:pStyle w:val="CommentText"/>
      </w:pPr>
      <w:r>
        <w:rPr>
          <w:rStyle w:val="CommentReference"/>
        </w:rPr>
        <w:annotationRef/>
      </w:r>
      <w:r w:rsidRPr="00D97BB4">
        <w:t>Needed guidance, tailored focus</w:t>
      </w:r>
    </w:p>
  </w:comment>
  <w:comment w:id="21" w:author="Om prakash Meher" w:date="2026-01-28T17:21:00Z" w:initials="OM">
    <w:p w14:paraId="7FF40C9D" w14:textId="775C0D21" w:rsidR="00D97BB4" w:rsidRDefault="00D97BB4">
      <w:pPr>
        <w:pStyle w:val="CommentText"/>
      </w:pPr>
      <w:r>
        <w:rPr>
          <w:rStyle w:val="CommentReference"/>
        </w:rPr>
        <w:annotationRef/>
      </w:r>
      <w:r w:rsidRPr="00D97BB4">
        <w:t>Assumptions misaligned with reality</w:t>
      </w:r>
    </w:p>
  </w:comment>
  <w:comment w:id="22" w:author="Om prakash Meher" w:date="2026-01-28T17:22:00Z" w:initials="OM">
    <w:p w14:paraId="01FCA17D" w14:textId="69C15A62" w:rsidR="00D97BB4" w:rsidRDefault="00D97BB4">
      <w:pPr>
        <w:pStyle w:val="CommentText"/>
      </w:pPr>
      <w:r>
        <w:rPr>
          <w:rStyle w:val="CommentReference"/>
        </w:rPr>
        <w:annotationRef/>
      </w:r>
      <w:r w:rsidRPr="00D97BB4">
        <w:t>Asking when dissatisfaction emerged</w:t>
      </w:r>
    </w:p>
  </w:comment>
  <w:comment w:id="23" w:author="Om prakash Meher" w:date="2026-01-28T17:22:00Z" w:initials="OM">
    <w:p w14:paraId="734E0212" w14:textId="60BFA755" w:rsidR="00D97BB4" w:rsidRDefault="00D97BB4">
      <w:pPr>
        <w:pStyle w:val="CommentText"/>
      </w:pPr>
      <w:r>
        <w:rPr>
          <w:rStyle w:val="CommentReference"/>
        </w:rPr>
        <w:annotationRef/>
      </w:r>
      <w:r w:rsidRPr="00D97BB4">
        <w:t>Dissatisfaction emerged during application</w:t>
      </w:r>
    </w:p>
  </w:comment>
  <w:comment w:id="24" w:author="Om prakash Meher" w:date="2026-01-28T17:22:00Z" w:initials="OM">
    <w:p w14:paraId="1601C92E" w14:textId="37A0F26A" w:rsidR="00D97BB4" w:rsidRDefault="00D97BB4">
      <w:pPr>
        <w:pStyle w:val="CommentText"/>
      </w:pPr>
      <w:r>
        <w:rPr>
          <w:rStyle w:val="CommentReference"/>
        </w:rPr>
        <w:annotationRef/>
      </w:r>
      <w:r w:rsidRPr="00D97BB4">
        <w:t>Asking first signal of problem</w:t>
      </w:r>
    </w:p>
  </w:comment>
  <w:comment w:id="25" w:author="Om prakash Meher" w:date="2026-01-28T17:22:00Z" w:initials="OM">
    <w:p w14:paraId="2E1DF78B" w14:textId="736A2B36" w:rsidR="00D97BB4" w:rsidRDefault="00D97BB4">
      <w:pPr>
        <w:pStyle w:val="CommentText"/>
      </w:pPr>
      <w:r>
        <w:rPr>
          <w:rStyle w:val="CommentReference"/>
        </w:rPr>
        <w:annotationRef/>
      </w:r>
      <w:r w:rsidRPr="00D97BB4">
        <w:t>Confused where to begin</w:t>
      </w:r>
    </w:p>
  </w:comment>
  <w:comment w:id="26" w:author="Om prakash Meher" w:date="2026-01-28T17:23:00Z" w:initials="OM">
    <w:p w14:paraId="1D080BE0" w14:textId="5F91EA9E" w:rsidR="00D97BB4" w:rsidRDefault="00D97BB4">
      <w:pPr>
        <w:pStyle w:val="CommentText"/>
      </w:pPr>
      <w:r>
        <w:rPr>
          <w:rStyle w:val="CommentReference"/>
        </w:rPr>
        <w:annotationRef/>
      </w:r>
      <w:r w:rsidRPr="00D97BB4">
        <w:t>Framing over intent understanding</w:t>
      </w:r>
    </w:p>
  </w:comment>
  <w:comment w:id="27" w:author="Om prakash Meher" w:date="2026-01-28T17:23:00Z" w:initials="OM">
    <w:p w14:paraId="771858A3" w14:textId="7C7AECB5" w:rsidR="00D97BB4" w:rsidRDefault="00D97BB4">
      <w:pPr>
        <w:pStyle w:val="CommentText"/>
      </w:pPr>
      <w:r>
        <w:rPr>
          <w:rStyle w:val="CommentReference"/>
        </w:rPr>
        <w:annotationRef/>
      </w:r>
      <w:r w:rsidRPr="00D97BB4">
        <w:t>Checking for misaligned assumptions</w:t>
      </w:r>
    </w:p>
  </w:comment>
  <w:comment w:id="28" w:author="Om prakash Meher" w:date="2026-01-28T17:23:00Z" w:initials="OM">
    <w:p w14:paraId="2AD3A8E1" w14:textId="0F448387" w:rsidR="00D97BB4" w:rsidRDefault="00D97BB4">
      <w:pPr>
        <w:pStyle w:val="CommentText"/>
      </w:pPr>
      <w:r>
        <w:rPr>
          <w:rStyle w:val="CommentReference"/>
        </w:rPr>
        <w:annotationRef/>
      </w:r>
      <w:r w:rsidRPr="00D97BB4">
        <w:t>Ideal assumptions conflicted reality</w:t>
      </w:r>
    </w:p>
  </w:comment>
  <w:comment w:id="29" w:author="Om prakash Meher" w:date="2026-01-28T17:23:00Z" w:initials="OM">
    <w:p w14:paraId="55EAF9EE" w14:textId="451953A5" w:rsidR="00D97BB4" w:rsidRDefault="00D97BB4">
      <w:pPr>
        <w:pStyle w:val="CommentText"/>
      </w:pPr>
      <w:r>
        <w:rPr>
          <w:rStyle w:val="CommentReference"/>
        </w:rPr>
        <w:annotationRef/>
      </w:r>
      <w:r w:rsidRPr="00D97BB4">
        <w:t>Extra work, increased effort</w:t>
      </w:r>
    </w:p>
  </w:comment>
  <w:comment w:id="30" w:author="Om prakash Meher" w:date="2026-01-28T17:24:00Z" w:initials="OM">
    <w:p w14:paraId="51C65C72" w14:textId="2340DC5B" w:rsidR="00D97BB4" w:rsidRDefault="00D97BB4">
      <w:pPr>
        <w:pStyle w:val="CommentText"/>
      </w:pPr>
      <w:r>
        <w:rPr>
          <w:rStyle w:val="CommentReference"/>
        </w:rPr>
        <w:annotationRef/>
      </w:r>
      <w:r w:rsidRPr="00D97BB4">
        <w:t>Asking how experience affected trust</w:t>
      </w:r>
    </w:p>
  </w:comment>
  <w:comment w:id="31" w:author="Om prakash Meher" w:date="2026-01-28T17:25:00Z" w:initials="OM">
    <w:p w14:paraId="7798DAE8" w14:textId="226F13CD" w:rsidR="00D97BB4" w:rsidRDefault="00D97BB4">
      <w:pPr>
        <w:pStyle w:val="CommentText"/>
      </w:pPr>
      <w:r>
        <w:rPr>
          <w:rStyle w:val="CommentReference"/>
        </w:rPr>
        <w:annotationRef/>
      </w:r>
      <w:r w:rsidRPr="00D97BB4">
        <w:t>Trust retained, first output conditional</w:t>
      </w:r>
    </w:p>
  </w:comment>
  <w:comment w:id="32" w:author="Om prakash Meher" w:date="2026-01-28T17:25:00Z" w:initials="OM">
    <w:p w14:paraId="0AAE26FB" w14:textId="3B344AB1" w:rsidR="00D97BB4" w:rsidRDefault="00D97BB4">
      <w:pPr>
        <w:pStyle w:val="CommentText"/>
      </w:pPr>
      <w:r>
        <w:rPr>
          <w:rStyle w:val="CommentReference"/>
        </w:rPr>
        <w:annotationRef/>
      </w:r>
      <w:r w:rsidRPr="00D97BB4">
        <w:t>Clarifying conditional versus reduced trust</w:t>
      </w:r>
    </w:p>
  </w:comment>
  <w:comment w:id="33" w:author="Om prakash Meher" w:date="2026-01-28T17:25:00Z" w:initials="OM">
    <w:p w14:paraId="150EC9CA" w14:textId="32E757CE" w:rsidR="00D97BB4" w:rsidRDefault="00D97BB4">
      <w:pPr>
        <w:pStyle w:val="CommentText"/>
      </w:pPr>
      <w:r>
        <w:rPr>
          <w:rStyle w:val="CommentReference"/>
        </w:rPr>
        <w:annotationRef/>
      </w:r>
      <w:r w:rsidRPr="00D97BB4">
        <w:t>GPT now starting point only</w:t>
      </w:r>
    </w:p>
  </w:comment>
  <w:comment w:id="34" w:author="Om prakash Meher" w:date="2026-01-28T17:26:00Z" w:initials="OM">
    <w:p w14:paraId="48BA1E1F" w14:textId="3293AD38" w:rsidR="00D97BB4" w:rsidRDefault="00D97BB4">
      <w:pPr>
        <w:pStyle w:val="CommentText"/>
      </w:pPr>
      <w:r>
        <w:rPr>
          <w:rStyle w:val="CommentReference"/>
        </w:rPr>
        <w:annotationRef/>
      </w:r>
      <w:r w:rsidRPr="00D97BB4">
        <w:t>Evaluates, adapts, clarifies GPT output</w:t>
      </w:r>
    </w:p>
  </w:comment>
  <w:comment w:id="35" w:author="Om prakash Meher" w:date="2026-01-28T17:26:00Z" w:initials="OM">
    <w:p w14:paraId="1B882473" w14:textId="2E305F26" w:rsidR="00D97BB4" w:rsidRDefault="00D97BB4">
      <w:pPr>
        <w:pStyle w:val="CommentText"/>
      </w:pPr>
      <w:r>
        <w:rPr>
          <w:rStyle w:val="CommentReference"/>
        </w:rPr>
        <w:annotationRef/>
      </w:r>
      <w:r w:rsidRPr="00D97BB4">
        <w:t>Asking future usage willingness</w:t>
      </w:r>
    </w:p>
  </w:comment>
  <w:comment w:id="36" w:author="Om prakash Meher" w:date="2026-01-28T17:26:00Z" w:initials="OM">
    <w:p w14:paraId="1AB613F6" w14:textId="0CA6560E" w:rsidR="00DD5701" w:rsidRDefault="00DD5701">
      <w:pPr>
        <w:pStyle w:val="CommentText"/>
      </w:pPr>
      <w:r>
        <w:rPr>
          <w:rStyle w:val="CommentReference"/>
        </w:rPr>
        <w:annotationRef/>
      </w:r>
      <w:r w:rsidRPr="00DD5701">
        <w:t>Willing, but more strategic approach</w:t>
      </w:r>
    </w:p>
  </w:comment>
  <w:comment w:id="37" w:author="Om prakash Meher" w:date="2026-01-28T17:26:00Z" w:initials="OM">
    <w:p w14:paraId="041A060B" w14:textId="3300D1BF" w:rsidR="00DD5701" w:rsidRDefault="00DD5701">
      <w:pPr>
        <w:pStyle w:val="CommentText"/>
      </w:pPr>
      <w:r>
        <w:rPr>
          <w:rStyle w:val="CommentReference"/>
        </w:rPr>
        <w:annotationRef/>
      </w:r>
      <w:r w:rsidRPr="00DD5701">
        <w:t>Asking confidence for high-stakes tasks</w:t>
      </w:r>
    </w:p>
  </w:comment>
  <w:comment w:id="38" w:author="Om prakash Meher" w:date="2026-01-28T17:27:00Z" w:initials="OM">
    <w:p w14:paraId="1F09C918" w14:textId="60AB42B5" w:rsidR="00DD5701" w:rsidRDefault="00DD5701">
      <w:pPr>
        <w:pStyle w:val="CommentText"/>
      </w:pPr>
      <w:r>
        <w:rPr>
          <w:rStyle w:val="CommentReference"/>
        </w:rPr>
        <w:annotationRef/>
      </w:r>
      <w:r w:rsidRPr="00DD5701">
        <w:t>Cautious, reviews before high-stakes tasks</w:t>
      </w:r>
    </w:p>
  </w:comment>
  <w:comment w:id="39" w:author="Om prakash Meher" w:date="2026-01-28T17:27:00Z" w:initials="OM">
    <w:p w14:paraId="1A555125" w14:textId="5941AD40" w:rsidR="00DD5701" w:rsidRDefault="00DD5701">
      <w:pPr>
        <w:pStyle w:val="CommentText"/>
      </w:pPr>
      <w:r>
        <w:rPr>
          <w:rStyle w:val="CommentReference"/>
        </w:rPr>
        <w:annotationRef/>
      </w:r>
      <w:r w:rsidRPr="00DD5701">
        <w:t>Asking about ideal GPT response</w:t>
      </w:r>
    </w:p>
  </w:comment>
  <w:comment w:id="40" w:author="Om prakash Meher" w:date="2026-01-28T17:27:00Z" w:initials="OM">
    <w:p w14:paraId="656D30A5" w14:textId="4939ED9F" w:rsidR="00DD5701" w:rsidRDefault="00DD5701">
      <w:pPr>
        <w:pStyle w:val="CommentText"/>
      </w:pPr>
      <w:r>
        <w:rPr>
          <w:rStyle w:val="CommentReference"/>
        </w:rPr>
        <w:annotationRef/>
      </w:r>
      <w:r>
        <w:t>I</w:t>
      </w:r>
      <w:r w:rsidRPr="00DD5701">
        <w:t>deal response starts with clarifying intent</w:t>
      </w:r>
    </w:p>
  </w:comment>
  <w:comment w:id="41" w:author="Om prakash Meher" w:date="2026-01-28T17:28:00Z" w:initials="OM">
    <w:p w14:paraId="51B85EDB" w14:textId="49677C99" w:rsidR="00DD5701" w:rsidRDefault="00DD5701">
      <w:pPr>
        <w:pStyle w:val="CommentText"/>
      </w:pPr>
      <w:r>
        <w:rPr>
          <w:rStyle w:val="CommentReference"/>
        </w:rPr>
        <w:annotationRef/>
      </w:r>
      <w:r w:rsidRPr="00DD5701">
        <w:t>Questions clarify format and constraints</w:t>
      </w:r>
    </w:p>
  </w:comment>
  <w:comment w:id="42" w:author="Om prakash Meher" w:date="2026-01-28T17:28:00Z" w:initials="OM">
    <w:p w14:paraId="1D125EA7" w14:textId="23A1293E" w:rsidR="00DD5701" w:rsidRDefault="00DD5701">
      <w:pPr>
        <w:pStyle w:val="CommentText"/>
      </w:pPr>
      <w:r>
        <w:rPr>
          <w:rStyle w:val="CommentReference"/>
        </w:rPr>
        <w:annotationRef/>
      </w:r>
      <w:r w:rsidRPr="00DD5701">
        <w:t>Alignment with context improves usability</w:t>
      </w:r>
    </w:p>
  </w:comment>
  <w:comment w:id="43" w:author="Om prakash Meher" w:date="2026-01-28T17:28:00Z" w:initials="OM">
    <w:p w14:paraId="3A6D9389" w14:textId="77777777" w:rsidR="00DD5701" w:rsidRPr="00DD5701" w:rsidRDefault="00DD5701" w:rsidP="00DD5701">
      <w:pPr>
        <w:pStyle w:val="CommentText"/>
        <w:rPr>
          <w:lang w:val="en-IN"/>
        </w:rPr>
      </w:pPr>
      <w:r>
        <w:rPr>
          <w:rStyle w:val="CommentReference"/>
        </w:rPr>
        <w:annotationRef/>
      </w:r>
      <w:r w:rsidRPr="00DD5701">
        <w:rPr>
          <w:lang w:val="en-IN"/>
        </w:rPr>
        <w:t>Asking about tone and structure importance</w:t>
      </w:r>
    </w:p>
    <w:p w14:paraId="4645EB12" w14:textId="18C1BBB9" w:rsidR="00DD5701" w:rsidRDefault="00DD5701">
      <w:pPr>
        <w:pStyle w:val="CommentText"/>
      </w:pPr>
    </w:p>
  </w:comment>
  <w:comment w:id="44" w:author="Om prakash Meher" w:date="2026-01-28T17:29:00Z" w:initials="OM">
    <w:p w14:paraId="05E35F95" w14:textId="1CE3CD8E" w:rsidR="00DD5701" w:rsidRDefault="00DD5701">
      <w:pPr>
        <w:pStyle w:val="CommentText"/>
      </w:pPr>
      <w:r>
        <w:rPr>
          <w:rStyle w:val="CommentReference"/>
        </w:rPr>
        <w:annotationRef/>
      </w:r>
      <w:r w:rsidRPr="00DD5701">
        <w:t>Presentation matters when context-relevant</w:t>
      </w:r>
    </w:p>
  </w:comment>
  <w:comment w:id="45" w:author="Om prakash Meher" w:date="2026-01-28T17:29:00Z" w:initials="OM">
    <w:p w14:paraId="70A9BC2B" w14:textId="058C1BF5" w:rsidR="00DD5701" w:rsidRPr="00DD5701" w:rsidRDefault="00DD5701" w:rsidP="00DD5701">
      <w:pPr>
        <w:pStyle w:val="CommentText"/>
        <w:rPr>
          <w:lang w:val="en-IN"/>
        </w:rPr>
      </w:pPr>
      <w:r>
        <w:rPr>
          <w:rStyle w:val="CommentReference"/>
        </w:rPr>
        <w:annotationRef/>
      </w:r>
      <w:r>
        <w:rPr>
          <w:lang w:val="en-IN"/>
        </w:rPr>
        <w:t>feels</w:t>
      </w:r>
      <w:r w:rsidRPr="00DD5701">
        <w:rPr>
          <w:lang w:val="en-IN"/>
        </w:rPr>
        <w:t xml:space="preserve"> collaborative, reduces extra work</w:t>
      </w:r>
    </w:p>
    <w:p w14:paraId="0DD62123" w14:textId="3AA4A2B3" w:rsidR="00DD5701" w:rsidRDefault="00DD5701">
      <w:pPr>
        <w:pStyle w:val="CommentText"/>
      </w:pPr>
    </w:p>
  </w:comment>
  <w:comment w:id="46" w:author="Om prakash Meher" w:date="2026-01-28T17:29:00Z" w:initials="OM">
    <w:p w14:paraId="59DD228A" w14:textId="0B5A70D2" w:rsidR="00DD5701" w:rsidRDefault="00DD5701">
      <w:pPr>
        <w:pStyle w:val="CommentText"/>
      </w:pPr>
      <w:r>
        <w:rPr>
          <w:rStyle w:val="CommentReference"/>
        </w:rPr>
        <w:annotationRef/>
      </w:r>
      <w:r w:rsidRPr="00DD5701">
        <w:t>Asking one-sentence ideal summary</w:t>
      </w:r>
    </w:p>
  </w:comment>
  <w:comment w:id="47" w:author="Om prakash Meher" w:date="2026-01-28T17:30:00Z" w:initials="OM">
    <w:p w14:paraId="258B7570" w14:textId="15A1DCB8" w:rsidR="00DD5701" w:rsidRDefault="00DD5701">
      <w:pPr>
        <w:pStyle w:val="CommentText"/>
      </w:pPr>
      <w:r>
        <w:rPr>
          <w:rStyle w:val="CommentReference"/>
        </w:rPr>
        <w:annotationRef/>
      </w:r>
      <w:r w:rsidRPr="00DD5701">
        <w:t>Understands intent, actionable guidance</w:t>
      </w:r>
    </w:p>
  </w:comment>
  <w:comment w:id="48" w:author="Om prakash Meher" w:date="2026-01-28T17:30:00Z" w:initials="OM">
    <w:p w14:paraId="281FB01E" w14:textId="151EBA12" w:rsidR="00DD5701" w:rsidRDefault="00DD5701">
      <w:pPr>
        <w:pStyle w:val="CommentText"/>
      </w:pPr>
      <w:r>
        <w:rPr>
          <w:rStyle w:val="CommentReference"/>
        </w:rPr>
        <w:annotationRef/>
      </w:r>
      <w:r w:rsidRPr="00DD5701">
        <w:t>Satisfaction relies on collaboration, relevance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A51E33" w15:done="0"/>
  <w15:commentEx w15:paraId="7F605679" w15:done="0"/>
  <w15:commentEx w15:paraId="55625BA8" w15:done="0"/>
  <w15:commentEx w15:paraId="1C21BE43" w15:done="0"/>
  <w15:commentEx w15:paraId="193D53EB" w15:done="0"/>
  <w15:commentEx w15:paraId="369C1B0D" w15:done="0"/>
  <w15:commentEx w15:paraId="745F3D7F" w15:done="0"/>
  <w15:commentEx w15:paraId="0004A8EF" w15:done="0"/>
  <w15:commentEx w15:paraId="2B95447B" w15:done="0"/>
  <w15:commentEx w15:paraId="5EBD482B" w15:done="0"/>
  <w15:commentEx w15:paraId="4411447C" w15:done="0"/>
  <w15:commentEx w15:paraId="089A686E" w15:done="0"/>
  <w15:commentEx w15:paraId="0E82A692" w15:done="0"/>
  <w15:commentEx w15:paraId="289B10B6" w15:done="0"/>
  <w15:commentEx w15:paraId="6D5A4B0C" w15:done="0"/>
  <w15:commentEx w15:paraId="13693816" w15:done="0"/>
  <w15:commentEx w15:paraId="2045A4C7" w15:done="0"/>
  <w15:commentEx w15:paraId="138D7487" w15:done="0"/>
  <w15:commentEx w15:paraId="2FF2C54A" w15:done="0"/>
  <w15:commentEx w15:paraId="2023E7B3" w15:done="0"/>
  <w15:commentEx w15:paraId="682F91D5" w15:done="0"/>
  <w15:commentEx w15:paraId="7FF40C9D" w15:done="0"/>
  <w15:commentEx w15:paraId="01FCA17D" w15:done="0"/>
  <w15:commentEx w15:paraId="734E0212" w15:done="0"/>
  <w15:commentEx w15:paraId="1601C92E" w15:done="0"/>
  <w15:commentEx w15:paraId="2E1DF78B" w15:done="0"/>
  <w15:commentEx w15:paraId="1D080BE0" w15:done="0"/>
  <w15:commentEx w15:paraId="771858A3" w15:done="0"/>
  <w15:commentEx w15:paraId="2AD3A8E1" w15:done="0"/>
  <w15:commentEx w15:paraId="55EAF9EE" w15:done="0"/>
  <w15:commentEx w15:paraId="51C65C72" w15:done="0"/>
  <w15:commentEx w15:paraId="7798DAE8" w15:done="0"/>
  <w15:commentEx w15:paraId="0AAE26FB" w15:done="0"/>
  <w15:commentEx w15:paraId="150EC9CA" w15:done="0"/>
  <w15:commentEx w15:paraId="48BA1E1F" w15:done="0"/>
  <w15:commentEx w15:paraId="1B882473" w15:done="0"/>
  <w15:commentEx w15:paraId="1AB613F6" w15:done="0"/>
  <w15:commentEx w15:paraId="041A060B" w15:done="0"/>
  <w15:commentEx w15:paraId="1F09C918" w15:done="0"/>
  <w15:commentEx w15:paraId="1A555125" w15:done="0"/>
  <w15:commentEx w15:paraId="656D30A5" w15:done="0"/>
  <w15:commentEx w15:paraId="51B85EDB" w15:done="0"/>
  <w15:commentEx w15:paraId="1D125EA7" w15:done="0"/>
  <w15:commentEx w15:paraId="4645EB12" w15:done="0"/>
  <w15:commentEx w15:paraId="05E35F95" w15:done="0"/>
  <w15:commentEx w15:paraId="0DD62123" w15:done="0"/>
  <w15:commentEx w15:paraId="59DD228A" w15:done="0"/>
  <w15:commentEx w15:paraId="258B7570" w15:done="0"/>
  <w15:commentEx w15:paraId="281FB0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90536B5" w16cex:dateUtc="2026-01-28T11:36:00Z"/>
  <w16cex:commentExtensible w16cex:durableId="2B41CD03" w16cex:dateUtc="2026-01-28T11:37:00Z"/>
  <w16cex:commentExtensible w16cex:durableId="5EDA2BA1" w16cex:dateUtc="2026-01-28T11:38:00Z"/>
  <w16cex:commentExtensible w16cex:durableId="464BA0F8" w16cex:dateUtc="2026-01-28T11:39:00Z"/>
  <w16cex:commentExtensible w16cex:durableId="77816224" w16cex:dateUtc="2026-01-28T11:45:00Z"/>
  <w16cex:commentExtensible w16cex:durableId="5E7C5028" w16cex:dateUtc="2026-01-28T11:46:00Z"/>
  <w16cex:commentExtensible w16cex:durableId="0C51E7F0" w16cex:dateUtc="2026-01-28T11:46:00Z"/>
  <w16cex:commentExtensible w16cex:durableId="5864F45A" w16cex:dateUtc="2026-01-28T11:46:00Z"/>
  <w16cex:commentExtensible w16cex:durableId="6170A8E5" w16cex:dateUtc="2026-01-28T11:47:00Z"/>
  <w16cex:commentExtensible w16cex:durableId="6A467071" w16cex:dateUtc="2026-01-28T11:47:00Z"/>
  <w16cex:commentExtensible w16cex:durableId="2989DF1B" w16cex:dateUtc="2026-01-28T11:47:00Z"/>
  <w16cex:commentExtensible w16cex:durableId="1B9BE01B" w16cex:dateUtc="2026-01-28T11:47:00Z"/>
  <w16cex:commentExtensible w16cex:durableId="065ECF37" w16cex:dateUtc="2026-01-28T11:48:00Z"/>
  <w16cex:commentExtensible w16cex:durableId="2A09E805" w16cex:dateUtc="2026-01-28T11:49:00Z"/>
  <w16cex:commentExtensible w16cex:durableId="3B50A2E6" w16cex:dateUtc="2026-01-28T11:49:00Z"/>
  <w16cex:commentExtensible w16cex:durableId="6C63665F" w16cex:dateUtc="2026-01-28T11:49:00Z"/>
  <w16cex:commentExtensible w16cex:durableId="4A254B91" w16cex:dateUtc="2026-01-28T11:50:00Z"/>
  <w16cex:commentExtensible w16cex:durableId="5CAB149E" w16cex:dateUtc="2026-01-28T11:50:00Z"/>
  <w16cex:commentExtensible w16cex:durableId="5ADD8D42" w16cex:dateUtc="2026-01-28T11:50:00Z"/>
  <w16cex:commentExtensible w16cex:durableId="1DA70F96" w16cex:dateUtc="2026-01-28T11:50:00Z"/>
  <w16cex:commentExtensible w16cex:durableId="528EDE6C" w16cex:dateUtc="2026-01-28T11:51:00Z"/>
  <w16cex:commentExtensible w16cex:durableId="2451B65B" w16cex:dateUtc="2026-01-28T11:51:00Z"/>
  <w16cex:commentExtensible w16cex:durableId="1498B566" w16cex:dateUtc="2026-01-28T11:52:00Z"/>
  <w16cex:commentExtensible w16cex:durableId="2FD9E38B" w16cex:dateUtc="2026-01-28T11:52:00Z"/>
  <w16cex:commentExtensible w16cex:durableId="6334E4AF" w16cex:dateUtc="2026-01-28T11:52:00Z"/>
  <w16cex:commentExtensible w16cex:durableId="0B98DDB1" w16cex:dateUtc="2026-01-28T11:52:00Z"/>
  <w16cex:commentExtensible w16cex:durableId="79C0A6EC" w16cex:dateUtc="2026-01-28T11:53:00Z"/>
  <w16cex:commentExtensible w16cex:durableId="691062DD" w16cex:dateUtc="2026-01-28T11:53:00Z"/>
  <w16cex:commentExtensible w16cex:durableId="5EEDB4B4" w16cex:dateUtc="2026-01-28T11:53:00Z"/>
  <w16cex:commentExtensible w16cex:durableId="0FDBE99A" w16cex:dateUtc="2026-01-28T11:53:00Z"/>
  <w16cex:commentExtensible w16cex:durableId="5625145C" w16cex:dateUtc="2026-01-28T11:54:00Z"/>
  <w16cex:commentExtensible w16cex:durableId="5A2AB6AC" w16cex:dateUtc="2026-01-28T11:55:00Z"/>
  <w16cex:commentExtensible w16cex:durableId="3256D037" w16cex:dateUtc="2026-01-28T11:55:00Z"/>
  <w16cex:commentExtensible w16cex:durableId="1433F2AA" w16cex:dateUtc="2026-01-28T11:55:00Z"/>
  <w16cex:commentExtensible w16cex:durableId="464434BA" w16cex:dateUtc="2026-01-28T11:56:00Z"/>
  <w16cex:commentExtensible w16cex:durableId="3C7AE2EA" w16cex:dateUtc="2026-01-28T11:56:00Z"/>
  <w16cex:commentExtensible w16cex:durableId="69334103" w16cex:dateUtc="2026-01-28T11:56:00Z"/>
  <w16cex:commentExtensible w16cex:durableId="41A68AF8" w16cex:dateUtc="2026-01-28T11:56:00Z"/>
  <w16cex:commentExtensible w16cex:durableId="2D7BE798" w16cex:dateUtc="2026-01-28T11:57:00Z"/>
  <w16cex:commentExtensible w16cex:durableId="3D2A6F89" w16cex:dateUtc="2026-01-28T11:57:00Z"/>
  <w16cex:commentExtensible w16cex:durableId="297DE56B" w16cex:dateUtc="2026-01-28T11:57:00Z"/>
  <w16cex:commentExtensible w16cex:durableId="0F5232C6" w16cex:dateUtc="2026-01-28T11:58:00Z"/>
  <w16cex:commentExtensible w16cex:durableId="47610D26" w16cex:dateUtc="2026-01-28T11:58:00Z"/>
  <w16cex:commentExtensible w16cex:durableId="482C3B42" w16cex:dateUtc="2026-01-28T11:58:00Z"/>
  <w16cex:commentExtensible w16cex:durableId="6A5DAE5D" w16cex:dateUtc="2026-01-28T11:59:00Z"/>
  <w16cex:commentExtensible w16cex:durableId="7A289957" w16cex:dateUtc="2026-01-28T11:59:00Z"/>
  <w16cex:commentExtensible w16cex:durableId="5C5A2FC0" w16cex:dateUtc="2026-01-28T11:59:00Z"/>
  <w16cex:commentExtensible w16cex:durableId="62DE69B5" w16cex:dateUtc="2026-01-28T12:00:00Z"/>
  <w16cex:commentExtensible w16cex:durableId="076B2E8D" w16cex:dateUtc="2026-01-28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A51E33" w16cid:durableId="590536B5"/>
  <w16cid:commentId w16cid:paraId="7F605679" w16cid:durableId="2B41CD03"/>
  <w16cid:commentId w16cid:paraId="55625BA8" w16cid:durableId="5EDA2BA1"/>
  <w16cid:commentId w16cid:paraId="1C21BE43" w16cid:durableId="464BA0F8"/>
  <w16cid:commentId w16cid:paraId="193D53EB" w16cid:durableId="77816224"/>
  <w16cid:commentId w16cid:paraId="369C1B0D" w16cid:durableId="5E7C5028"/>
  <w16cid:commentId w16cid:paraId="745F3D7F" w16cid:durableId="0C51E7F0"/>
  <w16cid:commentId w16cid:paraId="0004A8EF" w16cid:durableId="5864F45A"/>
  <w16cid:commentId w16cid:paraId="2B95447B" w16cid:durableId="6170A8E5"/>
  <w16cid:commentId w16cid:paraId="5EBD482B" w16cid:durableId="6A467071"/>
  <w16cid:commentId w16cid:paraId="4411447C" w16cid:durableId="2989DF1B"/>
  <w16cid:commentId w16cid:paraId="089A686E" w16cid:durableId="1B9BE01B"/>
  <w16cid:commentId w16cid:paraId="0E82A692" w16cid:durableId="065ECF37"/>
  <w16cid:commentId w16cid:paraId="289B10B6" w16cid:durableId="2A09E805"/>
  <w16cid:commentId w16cid:paraId="6D5A4B0C" w16cid:durableId="3B50A2E6"/>
  <w16cid:commentId w16cid:paraId="13693816" w16cid:durableId="6C63665F"/>
  <w16cid:commentId w16cid:paraId="2045A4C7" w16cid:durableId="4A254B91"/>
  <w16cid:commentId w16cid:paraId="138D7487" w16cid:durableId="5CAB149E"/>
  <w16cid:commentId w16cid:paraId="2FF2C54A" w16cid:durableId="5ADD8D42"/>
  <w16cid:commentId w16cid:paraId="2023E7B3" w16cid:durableId="1DA70F96"/>
  <w16cid:commentId w16cid:paraId="682F91D5" w16cid:durableId="528EDE6C"/>
  <w16cid:commentId w16cid:paraId="7FF40C9D" w16cid:durableId="2451B65B"/>
  <w16cid:commentId w16cid:paraId="01FCA17D" w16cid:durableId="1498B566"/>
  <w16cid:commentId w16cid:paraId="734E0212" w16cid:durableId="2FD9E38B"/>
  <w16cid:commentId w16cid:paraId="1601C92E" w16cid:durableId="6334E4AF"/>
  <w16cid:commentId w16cid:paraId="2E1DF78B" w16cid:durableId="0B98DDB1"/>
  <w16cid:commentId w16cid:paraId="1D080BE0" w16cid:durableId="79C0A6EC"/>
  <w16cid:commentId w16cid:paraId="771858A3" w16cid:durableId="691062DD"/>
  <w16cid:commentId w16cid:paraId="2AD3A8E1" w16cid:durableId="5EEDB4B4"/>
  <w16cid:commentId w16cid:paraId="55EAF9EE" w16cid:durableId="0FDBE99A"/>
  <w16cid:commentId w16cid:paraId="51C65C72" w16cid:durableId="5625145C"/>
  <w16cid:commentId w16cid:paraId="7798DAE8" w16cid:durableId="5A2AB6AC"/>
  <w16cid:commentId w16cid:paraId="0AAE26FB" w16cid:durableId="3256D037"/>
  <w16cid:commentId w16cid:paraId="150EC9CA" w16cid:durableId="1433F2AA"/>
  <w16cid:commentId w16cid:paraId="48BA1E1F" w16cid:durableId="464434BA"/>
  <w16cid:commentId w16cid:paraId="1B882473" w16cid:durableId="3C7AE2EA"/>
  <w16cid:commentId w16cid:paraId="1AB613F6" w16cid:durableId="69334103"/>
  <w16cid:commentId w16cid:paraId="041A060B" w16cid:durableId="41A68AF8"/>
  <w16cid:commentId w16cid:paraId="1F09C918" w16cid:durableId="2D7BE798"/>
  <w16cid:commentId w16cid:paraId="1A555125" w16cid:durableId="3D2A6F89"/>
  <w16cid:commentId w16cid:paraId="656D30A5" w16cid:durableId="297DE56B"/>
  <w16cid:commentId w16cid:paraId="51B85EDB" w16cid:durableId="0F5232C6"/>
  <w16cid:commentId w16cid:paraId="1D125EA7" w16cid:durableId="47610D26"/>
  <w16cid:commentId w16cid:paraId="4645EB12" w16cid:durableId="482C3B42"/>
  <w16cid:commentId w16cid:paraId="05E35F95" w16cid:durableId="6A5DAE5D"/>
  <w16cid:commentId w16cid:paraId="0DD62123" w16cid:durableId="7A289957"/>
  <w16cid:commentId w16cid:paraId="59DD228A" w16cid:durableId="5C5A2FC0"/>
  <w16cid:commentId w16cid:paraId="258B7570" w16cid:durableId="62DE69B5"/>
  <w16cid:commentId w16cid:paraId="281FB01E" w16cid:durableId="076B2E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BA970" w14:textId="77777777" w:rsidR="00D97E65" w:rsidRDefault="00D97E65" w:rsidP="00EE504F">
      <w:pPr>
        <w:spacing w:after="0" w:line="240" w:lineRule="auto"/>
      </w:pPr>
      <w:r>
        <w:separator/>
      </w:r>
    </w:p>
  </w:endnote>
  <w:endnote w:type="continuationSeparator" w:id="0">
    <w:p w14:paraId="4E7ABDFF" w14:textId="77777777" w:rsidR="00D97E65" w:rsidRDefault="00D97E65" w:rsidP="00EE5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CF313" w14:textId="77777777" w:rsidR="00D97E65" w:rsidRDefault="00D97E65" w:rsidP="00EE504F">
      <w:pPr>
        <w:spacing w:after="0" w:line="240" w:lineRule="auto"/>
      </w:pPr>
      <w:r>
        <w:separator/>
      </w:r>
    </w:p>
  </w:footnote>
  <w:footnote w:type="continuationSeparator" w:id="0">
    <w:p w14:paraId="621C55F0" w14:textId="77777777" w:rsidR="00D97E65" w:rsidRDefault="00D97E65" w:rsidP="00EE50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870520">
    <w:abstractNumId w:val="8"/>
  </w:num>
  <w:num w:numId="2" w16cid:durableId="216552717">
    <w:abstractNumId w:val="6"/>
  </w:num>
  <w:num w:numId="3" w16cid:durableId="1994599833">
    <w:abstractNumId w:val="5"/>
  </w:num>
  <w:num w:numId="4" w16cid:durableId="504323344">
    <w:abstractNumId w:val="4"/>
  </w:num>
  <w:num w:numId="5" w16cid:durableId="316540552">
    <w:abstractNumId w:val="7"/>
  </w:num>
  <w:num w:numId="6" w16cid:durableId="1151563273">
    <w:abstractNumId w:val="3"/>
  </w:num>
  <w:num w:numId="7" w16cid:durableId="974338911">
    <w:abstractNumId w:val="2"/>
  </w:num>
  <w:num w:numId="8" w16cid:durableId="466553075">
    <w:abstractNumId w:val="1"/>
  </w:num>
  <w:num w:numId="9" w16cid:durableId="10657631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m prakash Meher">
    <w15:presenceInfo w15:providerId="Windows Live" w15:userId="10b1af5b377170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BD7"/>
    <w:rsid w:val="00644536"/>
    <w:rsid w:val="00910EAA"/>
    <w:rsid w:val="00A4715A"/>
    <w:rsid w:val="00AA1D8D"/>
    <w:rsid w:val="00AE4B7D"/>
    <w:rsid w:val="00B47730"/>
    <w:rsid w:val="00BE5455"/>
    <w:rsid w:val="00CB0664"/>
    <w:rsid w:val="00D6748E"/>
    <w:rsid w:val="00D97BB4"/>
    <w:rsid w:val="00D97E65"/>
    <w:rsid w:val="00DD5701"/>
    <w:rsid w:val="00EE5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22765"/>
  <w14:defaultImageDpi w14:val="300"/>
  <w15:docId w15:val="{86E80654-CCD1-4741-8F87-BFFE983FB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44536"/>
    <w:pPr>
      <w:spacing w:after="0" w:line="240" w:lineRule="auto"/>
    </w:pPr>
  </w:style>
  <w:style w:type="character" w:styleId="CommentReference">
    <w:name w:val="annotation reference"/>
    <w:basedOn w:val="DefaultParagraphFont"/>
    <w:uiPriority w:val="99"/>
    <w:semiHidden/>
    <w:unhideWhenUsed/>
    <w:rsid w:val="00D6748E"/>
    <w:rPr>
      <w:sz w:val="16"/>
      <w:szCs w:val="16"/>
    </w:rPr>
  </w:style>
  <w:style w:type="paragraph" w:styleId="CommentText">
    <w:name w:val="annotation text"/>
    <w:basedOn w:val="Normal"/>
    <w:link w:val="CommentTextChar"/>
    <w:uiPriority w:val="99"/>
    <w:semiHidden/>
    <w:unhideWhenUsed/>
    <w:rsid w:val="00D6748E"/>
    <w:pPr>
      <w:spacing w:line="240" w:lineRule="auto"/>
    </w:pPr>
    <w:rPr>
      <w:sz w:val="20"/>
      <w:szCs w:val="20"/>
    </w:rPr>
  </w:style>
  <w:style w:type="character" w:customStyle="1" w:styleId="CommentTextChar">
    <w:name w:val="Comment Text Char"/>
    <w:basedOn w:val="DefaultParagraphFont"/>
    <w:link w:val="CommentText"/>
    <w:uiPriority w:val="99"/>
    <w:semiHidden/>
    <w:rsid w:val="00D6748E"/>
    <w:rPr>
      <w:sz w:val="20"/>
      <w:szCs w:val="20"/>
    </w:rPr>
  </w:style>
  <w:style w:type="paragraph" w:styleId="CommentSubject">
    <w:name w:val="annotation subject"/>
    <w:basedOn w:val="CommentText"/>
    <w:next w:val="CommentText"/>
    <w:link w:val="CommentSubjectChar"/>
    <w:uiPriority w:val="99"/>
    <w:semiHidden/>
    <w:unhideWhenUsed/>
    <w:rsid w:val="00D6748E"/>
    <w:rPr>
      <w:b/>
      <w:bCs/>
    </w:rPr>
  </w:style>
  <w:style w:type="character" w:customStyle="1" w:styleId="CommentSubjectChar">
    <w:name w:val="Comment Subject Char"/>
    <w:basedOn w:val="CommentTextChar"/>
    <w:link w:val="CommentSubject"/>
    <w:uiPriority w:val="99"/>
    <w:semiHidden/>
    <w:rsid w:val="00D6748E"/>
    <w:rPr>
      <w:b/>
      <w:bCs/>
      <w:sz w:val="20"/>
      <w:szCs w:val="20"/>
    </w:rPr>
  </w:style>
  <w:style w:type="paragraph" w:styleId="NormalWeb">
    <w:name w:val="Normal (Web)"/>
    <w:basedOn w:val="Normal"/>
    <w:uiPriority w:val="99"/>
    <w:semiHidden/>
    <w:unhideWhenUsed/>
    <w:rsid w:val="00DD57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91881">
      <w:bodyDiv w:val="1"/>
      <w:marLeft w:val="0"/>
      <w:marRight w:val="0"/>
      <w:marTop w:val="0"/>
      <w:marBottom w:val="0"/>
      <w:divBdr>
        <w:top w:val="none" w:sz="0" w:space="0" w:color="auto"/>
        <w:left w:val="none" w:sz="0" w:space="0" w:color="auto"/>
        <w:bottom w:val="none" w:sz="0" w:space="0" w:color="auto"/>
        <w:right w:val="none" w:sz="0" w:space="0" w:color="auto"/>
      </w:divBdr>
    </w:div>
    <w:div w:id="148639631">
      <w:bodyDiv w:val="1"/>
      <w:marLeft w:val="0"/>
      <w:marRight w:val="0"/>
      <w:marTop w:val="0"/>
      <w:marBottom w:val="0"/>
      <w:divBdr>
        <w:top w:val="none" w:sz="0" w:space="0" w:color="auto"/>
        <w:left w:val="none" w:sz="0" w:space="0" w:color="auto"/>
        <w:bottom w:val="none" w:sz="0" w:space="0" w:color="auto"/>
        <w:right w:val="none" w:sz="0" w:space="0" w:color="auto"/>
      </w:divBdr>
    </w:div>
    <w:div w:id="151920468">
      <w:bodyDiv w:val="1"/>
      <w:marLeft w:val="0"/>
      <w:marRight w:val="0"/>
      <w:marTop w:val="0"/>
      <w:marBottom w:val="0"/>
      <w:divBdr>
        <w:top w:val="none" w:sz="0" w:space="0" w:color="auto"/>
        <w:left w:val="none" w:sz="0" w:space="0" w:color="auto"/>
        <w:bottom w:val="none" w:sz="0" w:space="0" w:color="auto"/>
        <w:right w:val="none" w:sz="0" w:space="0" w:color="auto"/>
      </w:divBdr>
    </w:div>
    <w:div w:id="157234930">
      <w:bodyDiv w:val="1"/>
      <w:marLeft w:val="0"/>
      <w:marRight w:val="0"/>
      <w:marTop w:val="0"/>
      <w:marBottom w:val="0"/>
      <w:divBdr>
        <w:top w:val="none" w:sz="0" w:space="0" w:color="auto"/>
        <w:left w:val="none" w:sz="0" w:space="0" w:color="auto"/>
        <w:bottom w:val="none" w:sz="0" w:space="0" w:color="auto"/>
        <w:right w:val="none" w:sz="0" w:space="0" w:color="auto"/>
      </w:divBdr>
    </w:div>
    <w:div w:id="224026518">
      <w:bodyDiv w:val="1"/>
      <w:marLeft w:val="0"/>
      <w:marRight w:val="0"/>
      <w:marTop w:val="0"/>
      <w:marBottom w:val="0"/>
      <w:divBdr>
        <w:top w:val="none" w:sz="0" w:space="0" w:color="auto"/>
        <w:left w:val="none" w:sz="0" w:space="0" w:color="auto"/>
        <w:bottom w:val="none" w:sz="0" w:space="0" w:color="auto"/>
        <w:right w:val="none" w:sz="0" w:space="0" w:color="auto"/>
      </w:divBdr>
    </w:div>
    <w:div w:id="224608508">
      <w:bodyDiv w:val="1"/>
      <w:marLeft w:val="0"/>
      <w:marRight w:val="0"/>
      <w:marTop w:val="0"/>
      <w:marBottom w:val="0"/>
      <w:divBdr>
        <w:top w:val="none" w:sz="0" w:space="0" w:color="auto"/>
        <w:left w:val="none" w:sz="0" w:space="0" w:color="auto"/>
        <w:bottom w:val="none" w:sz="0" w:space="0" w:color="auto"/>
        <w:right w:val="none" w:sz="0" w:space="0" w:color="auto"/>
      </w:divBdr>
    </w:div>
    <w:div w:id="315915319">
      <w:bodyDiv w:val="1"/>
      <w:marLeft w:val="0"/>
      <w:marRight w:val="0"/>
      <w:marTop w:val="0"/>
      <w:marBottom w:val="0"/>
      <w:divBdr>
        <w:top w:val="none" w:sz="0" w:space="0" w:color="auto"/>
        <w:left w:val="none" w:sz="0" w:space="0" w:color="auto"/>
        <w:bottom w:val="none" w:sz="0" w:space="0" w:color="auto"/>
        <w:right w:val="none" w:sz="0" w:space="0" w:color="auto"/>
      </w:divBdr>
    </w:div>
    <w:div w:id="415136194">
      <w:bodyDiv w:val="1"/>
      <w:marLeft w:val="0"/>
      <w:marRight w:val="0"/>
      <w:marTop w:val="0"/>
      <w:marBottom w:val="0"/>
      <w:divBdr>
        <w:top w:val="none" w:sz="0" w:space="0" w:color="auto"/>
        <w:left w:val="none" w:sz="0" w:space="0" w:color="auto"/>
        <w:bottom w:val="none" w:sz="0" w:space="0" w:color="auto"/>
        <w:right w:val="none" w:sz="0" w:space="0" w:color="auto"/>
      </w:divBdr>
    </w:div>
    <w:div w:id="443497384">
      <w:bodyDiv w:val="1"/>
      <w:marLeft w:val="0"/>
      <w:marRight w:val="0"/>
      <w:marTop w:val="0"/>
      <w:marBottom w:val="0"/>
      <w:divBdr>
        <w:top w:val="none" w:sz="0" w:space="0" w:color="auto"/>
        <w:left w:val="none" w:sz="0" w:space="0" w:color="auto"/>
        <w:bottom w:val="none" w:sz="0" w:space="0" w:color="auto"/>
        <w:right w:val="none" w:sz="0" w:space="0" w:color="auto"/>
      </w:divBdr>
      <w:divsChild>
        <w:div w:id="428965717">
          <w:marLeft w:val="0"/>
          <w:marRight w:val="0"/>
          <w:marTop w:val="0"/>
          <w:marBottom w:val="0"/>
          <w:divBdr>
            <w:top w:val="none" w:sz="0" w:space="0" w:color="auto"/>
            <w:left w:val="none" w:sz="0" w:space="0" w:color="auto"/>
            <w:bottom w:val="none" w:sz="0" w:space="0" w:color="auto"/>
            <w:right w:val="none" w:sz="0" w:space="0" w:color="auto"/>
          </w:divBdr>
          <w:divsChild>
            <w:div w:id="72846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95730">
      <w:bodyDiv w:val="1"/>
      <w:marLeft w:val="0"/>
      <w:marRight w:val="0"/>
      <w:marTop w:val="0"/>
      <w:marBottom w:val="0"/>
      <w:divBdr>
        <w:top w:val="none" w:sz="0" w:space="0" w:color="auto"/>
        <w:left w:val="none" w:sz="0" w:space="0" w:color="auto"/>
        <w:bottom w:val="none" w:sz="0" w:space="0" w:color="auto"/>
        <w:right w:val="none" w:sz="0" w:space="0" w:color="auto"/>
      </w:divBdr>
    </w:div>
    <w:div w:id="531307530">
      <w:bodyDiv w:val="1"/>
      <w:marLeft w:val="0"/>
      <w:marRight w:val="0"/>
      <w:marTop w:val="0"/>
      <w:marBottom w:val="0"/>
      <w:divBdr>
        <w:top w:val="none" w:sz="0" w:space="0" w:color="auto"/>
        <w:left w:val="none" w:sz="0" w:space="0" w:color="auto"/>
        <w:bottom w:val="none" w:sz="0" w:space="0" w:color="auto"/>
        <w:right w:val="none" w:sz="0" w:space="0" w:color="auto"/>
      </w:divBdr>
    </w:div>
    <w:div w:id="533079388">
      <w:bodyDiv w:val="1"/>
      <w:marLeft w:val="0"/>
      <w:marRight w:val="0"/>
      <w:marTop w:val="0"/>
      <w:marBottom w:val="0"/>
      <w:divBdr>
        <w:top w:val="none" w:sz="0" w:space="0" w:color="auto"/>
        <w:left w:val="none" w:sz="0" w:space="0" w:color="auto"/>
        <w:bottom w:val="none" w:sz="0" w:space="0" w:color="auto"/>
        <w:right w:val="none" w:sz="0" w:space="0" w:color="auto"/>
      </w:divBdr>
    </w:div>
    <w:div w:id="579412937">
      <w:bodyDiv w:val="1"/>
      <w:marLeft w:val="0"/>
      <w:marRight w:val="0"/>
      <w:marTop w:val="0"/>
      <w:marBottom w:val="0"/>
      <w:divBdr>
        <w:top w:val="none" w:sz="0" w:space="0" w:color="auto"/>
        <w:left w:val="none" w:sz="0" w:space="0" w:color="auto"/>
        <w:bottom w:val="none" w:sz="0" w:space="0" w:color="auto"/>
        <w:right w:val="none" w:sz="0" w:space="0" w:color="auto"/>
      </w:divBdr>
    </w:div>
    <w:div w:id="630132305">
      <w:bodyDiv w:val="1"/>
      <w:marLeft w:val="0"/>
      <w:marRight w:val="0"/>
      <w:marTop w:val="0"/>
      <w:marBottom w:val="0"/>
      <w:divBdr>
        <w:top w:val="none" w:sz="0" w:space="0" w:color="auto"/>
        <w:left w:val="none" w:sz="0" w:space="0" w:color="auto"/>
        <w:bottom w:val="none" w:sz="0" w:space="0" w:color="auto"/>
        <w:right w:val="none" w:sz="0" w:space="0" w:color="auto"/>
      </w:divBdr>
    </w:div>
    <w:div w:id="713119534">
      <w:bodyDiv w:val="1"/>
      <w:marLeft w:val="0"/>
      <w:marRight w:val="0"/>
      <w:marTop w:val="0"/>
      <w:marBottom w:val="0"/>
      <w:divBdr>
        <w:top w:val="none" w:sz="0" w:space="0" w:color="auto"/>
        <w:left w:val="none" w:sz="0" w:space="0" w:color="auto"/>
        <w:bottom w:val="none" w:sz="0" w:space="0" w:color="auto"/>
        <w:right w:val="none" w:sz="0" w:space="0" w:color="auto"/>
      </w:divBdr>
    </w:div>
    <w:div w:id="726219468">
      <w:bodyDiv w:val="1"/>
      <w:marLeft w:val="0"/>
      <w:marRight w:val="0"/>
      <w:marTop w:val="0"/>
      <w:marBottom w:val="0"/>
      <w:divBdr>
        <w:top w:val="none" w:sz="0" w:space="0" w:color="auto"/>
        <w:left w:val="none" w:sz="0" w:space="0" w:color="auto"/>
        <w:bottom w:val="none" w:sz="0" w:space="0" w:color="auto"/>
        <w:right w:val="none" w:sz="0" w:space="0" w:color="auto"/>
      </w:divBdr>
    </w:div>
    <w:div w:id="983777580">
      <w:bodyDiv w:val="1"/>
      <w:marLeft w:val="0"/>
      <w:marRight w:val="0"/>
      <w:marTop w:val="0"/>
      <w:marBottom w:val="0"/>
      <w:divBdr>
        <w:top w:val="none" w:sz="0" w:space="0" w:color="auto"/>
        <w:left w:val="none" w:sz="0" w:space="0" w:color="auto"/>
        <w:bottom w:val="none" w:sz="0" w:space="0" w:color="auto"/>
        <w:right w:val="none" w:sz="0" w:space="0" w:color="auto"/>
      </w:divBdr>
    </w:div>
    <w:div w:id="990132501">
      <w:bodyDiv w:val="1"/>
      <w:marLeft w:val="0"/>
      <w:marRight w:val="0"/>
      <w:marTop w:val="0"/>
      <w:marBottom w:val="0"/>
      <w:divBdr>
        <w:top w:val="none" w:sz="0" w:space="0" w:color="auto"/>
        <w:left w:val="none" w:sz="0" w:space="0" w:color="auto"/>
        <w:bottom w:val="none" w:sz="0" w:space="0" w:color="auto"/>
        <w:right w:val="none" w:sz="0" w:space="0" w:color="auto"/>
      </w:divBdr>
    </w:div>
    <w:div w:id="1146436914">
      <w:bodyDiv w:val="1"/>
      <w:marLeft w:val="0"/>
      <w:marRight w:val="0"/>
      <w:marTop w:val="0"/>
      <w:marBottom w:val="0"/>
      <w:divBdr>
        <w:top w:val="none" w:sz="0" w:space="0" w:color="auto"/>
        <w:left w:val="none" w:sz="0" w:space="0" w:color="auto"/>
        <w:bottom w:val="none" w:sz="0" w:space="0" w:color="auto"/>
        <w:right w:val="none" w:sz="0" w:space="0" w:color="auto"/>
      </w:divBdr>
      <w:divsChild>
        <w:div w:id="914704594">
          <w:marLeft w:val="0"/>
          <w:marRight w:val="0"/>
          <w:marTop w:val="0"/>
          <w:marBottom w:val="0"/>
          <w:divBdr>
            <w:top w:val="none" w:sz="0" w:space="0" w:color="auto"/>
            <w:left w:val="none" w:sz="0" w:space="0" w:color="auto"/>
            <w:bottom w:val="none" w:sz="0" w:space="0" w:color="auto"/>
            <w:right w:val="none" w:sz="0" w:space="0" w:color="auto"/>
          </w:divBdr>
          <w:divsChild>
            <w:div w:id="7196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0906">
      <w:bodyDiv w:val="1"/>
      <w:marLeft w:val="0"/>
      <w:marRight w:val="0"/>
      <w:marTop w:val="0"/>
      <w:marBottom w:val="0"/>
      <w:divBdr>
        <w:top w:val="none" w:sz="0" w:space="0" w:color="auto"/>
        <w:left w:val="none" w:sz="0" w:space="0" w:color="auto"/>
        <w:bottom w:val="none" w:sz="0" w:space="0" w:color="auto"/>
        <w:right w:val="none" w:sz="0" w:space="0" w:color="auto"/>
      </w:divBdr>
    </w:div>
    <w:div w:id="1178039407">
      <w:bodyDiv w:val="1"/>
      <w:marLeft w:val="0"/>
      <w:marRight w:val="0"/>
      <w:marTop w:val="0"/>
      <w:marBottom w:val="0"/>
      <w:divBdr>
        <w:top w:val="none" w:sz="0" w:space="0" w:color="auto"/>
        <w:left w:val="none" w:sz="0" w:space="0" w:color="auto"/>
        <w:bottom w:val="none" w:sz="0" w:space="0" w:color="auto"/>
        <w:right w:val="none" w:sz="0" w:space="0" w:color="auto"/>
      </w:divBdr>
    </w:div>
    <w:div w:id="1181241889">
      <w:bodyDiv w:val="1"/>
      <w:marLeft w:val="0"/>
      <w:marRight w:val="0"/>
      <w:marTop w:val="0"/>
      <w:marBottom w:val="0"/>
      <w:divBdr>
        <w:top w:val="none" w:sz="0" w:space="0" w:color="auto"/>
        <w:left w:val="none" w:sz="0" w:space="0" w:color="auto"/>
        <w:bottom w:val="none" w:sz="0" w:space="0" w:color="auto"/>
        <w:right w:val="none" w:sz="0" w:space="0" w:color="auto"/>
      </w:divBdr>
    </w:div>
    <w:div w:id="1216164035">
      <w:bodyDiv w:val="1"/>
      <w:marLeft w:val="0"/>
      <w:marRight w:val="0"/>
      <w:marTop w:val="0"/>
      <w:marBottom w:val="0"/>
      <w:divBdr>
        <w:top w:val="none" w:sz="0" w:space="0" w:color="auto"/>
        <w:left w:val="none" w:sz="0" w:space="0" w:color="auto"/>
        <w:bottom w:val="none" w:sz="0" w:space="0" w:color="auto"/>
        <w:right w:val="none" w:sz="0" w:space="0" w:color="auto"/>
      </w:divBdr>
    </w:div>
    <w:div w:id="1407998703">
      <w:bodyDiv w:val="1"/>
      <w:marLeft w:val="0"/>
      <w:marRight w:val="0"/>
      <w:marTop w:val="0"/>
      <w:marBottom w:val="0"/>
      <w:divBdr>
        <w:top w:val="none" w:sz="0" w:space="0" w:color="auto"/>
        <w:left w:val="none" w:sz="0" w:space="0" w:color="auto"/>
        <w:bottom w:val="none" w:sz="0" w:space="0" w:color="auto"/>
        <w:right w:val="none" w:sz="0" w:space="0" w:color="auto"/>
      </w:divBdr>
    </w:div>
    <w:div w:id="1448504737">
      <w:bodyDiv w:val="1"/>
      <w:marLeft w:val="0"/>
      <w:marRight w:val="0"/>
      <w:marTop w:val="0"/>
      <w:marBottom w:val="0"/>
      <w:divBdr>
        <w:top w:val="none" w:sz="0" w:space="0" w:color="auto"/>
        <w:left w:val="none" w:sz="0" w:space="0" w:color="auto"/>
        <w:bottom w:val="none" w:sz="0" w:space="0" w:color="auto"/>
        <w:right w:val="none" w:sz="0" w:space="0" w:color="auto"/>
      </w:divBdr>
    </w:div>
    <w:div w:id="1718967626">
      <w:bodyDiv w:val="1"/>
      <w:marLeft w:val="0"/>
      <w:marRight w:val="0"/>
      <w:marTop w:val="0"/>
      <w:marBottom w:val="0"/>
      <w:divBdr>
        <w:top w:val="none" w:sz="0" w:space="0" w:color="auto"/>
        <w:left w:val="none" w:sz="0" w:space="0" w:color="auto"/>
        <w:bottom w:val="none" w:sz="0" w:space="0" w:color="auto"/>
        <w:right w:val="none" w:sz="0" w:space="0" w:color="auto"/>
      </w:divBdr>
    </w:div>
    <w:div w:id="1737586726">
      <w:bodyDiv w:val="1"/>
      <w:marLeft w:val="0"/>
      <w:marRight w:val="0"/>
      <w:marTop w:val="0"/>
      <w:marBottom w:val="0"/>
      <w:divBdr>
        <w:top w:val="none" w:sz="0" w:space="0" w:color="auto"/>
        <w:left w:val="none" w:sz="0" w:space="0" w:color="auto"/>
        <w:bottom w:val="none" w:sz="0" w:space="0" w:color="auto"/>
        <w:right w:val="none" w:sz="0" w:space="0" w:color="auto"/>
      </w:divBdr>
    </w:div>
    <w:div w:id="1739211419">
      <w:bodyDiv w:val="1"/>
      <w:marLeft w:val="0"/>
      <w:marRight w:val="0"/>
      <w:marTop w:val="0"/>
      <w:marBottom w:val="0"/>
      <w:divBdr>
        <w:top w:val="none" w:sz="0" w:space="0" w:color="auto"/>
        <w:left w:val="none" w:sz="0" w:space="0" w:color="auto"/>
        <w:bottom w:val="none" w:sz="0" w:space="0" w:color="auto"/>
        <w:right w:val="none" w:sz="0" w:space="0" w:color="auto"/>
      </w:divBdr>
    </w:div>
    <w:div w:id="1889685734">
      <w:bodyDiv w:val="1"/>
      <w:marLeft w:val="0"/>
      <w:marRight w:val="0"/>
      <w:marTop w:val="0"/>
      <w:marBottom w:val="0"/>
      <w:divBdr>
        <w:top w:val="none" w:sz="0" w:space="0" w:color="auto"/>
        <w:left w:val="none" w:sz="0" w:space="0" w:color="auto"/>
        <w:bottom w:val="none" w:sz="0" w:space="0" w:color="auto"/>
        <w:right w:val="none" w:sz="0" w:space="0" w:color="auto"/>
      </w:divBdr>
    </w:div>
    <w:div w:id="1995644881">
      <w:bodyDiv w:val="1"/>
      <w:marLeft w:val="0"/>
      <w:marRight w:val="0"/>
      <w:marTop w:val="0"/>
      <w:marBottom w:val="0"/>
      <w:divBdr>
        <w:top w:val="none" w:sz="0" w:space="0" w:color="auto"/>
        <w:left w:val="none" w:sz="0" w:space="0" w:color="auto"/>
        <w:bottom w:val="none" w:sz="0" w:space="0" w:color="auto"/>
        <w:right w:val="none" w:sz="0" w:space="0" w:color="auto"/>
      </w:divBdr>
    </w:div>
    <w:div w:id="2080131209">
      <w:bodyDiv w:val="1"/>
      <w:marLeft w:val="0"/>
      <w:marRight w:val="0"/>
      <w:marTop w:val="0"/>
      <w:marBottom w:val="0"/>
      <w:divBdr>
        <w:top w:val="none" w:sz="0" w:space="0" w:color="auto"/>
        <w:left w:val="none" w:sz="0" w:space="0" w:color="auto"/>
        <w:bottom w:val="none" w:sz="0" w:space="0" w:color="auto"/>
        <w:right w:val="none" w:sz="0" w:space="0" w:color="auto"/>
      </w:divBdr>
    </w:div>
    <w:div w:id="2118061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prakash Meher</cp:lastModifiedBy>
  <cp:revision>5</cp:revision>
  <dcterms:created xsi:type="dcterms:W3CDTF">2013-12-23T23:15:00Z</dcterms:created>
  <dcterms:modified xsi:type="dcterms:W3CDTF">2026-01-28T12:20:00Z</dcterms:modified>
  <cp:category/>
</cp:coreProperties>
</file>